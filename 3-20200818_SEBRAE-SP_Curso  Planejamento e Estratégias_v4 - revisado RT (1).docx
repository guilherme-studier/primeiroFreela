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39" w:type="dxa"/>
        <w:tblInd w:w="-105" w:type="dxa"/>
        <w:tblLayout w:type="fixed"/>
        <w:tblLook w:val="0400" w:firstRow="0" w:lastRow="0" w:firstColumn="0" w:lastColumn="0" w:noHBand="0" w:noVBand="1"/>
      </w:tblPr>
      <w:tblGrid>
        <w:gridCol w:w="2281"/>
        <w:gridCol w:w="6358"/>
      </w:tblGrid>
      <w:tr w:rsidR="00D96ACF" w14:paraId="5614DBDD" w14:textId="77777777" w:rsidTr="0087672B">
        <w:tc>
          <w:tcPr>
            <w:tcW w:w="2281" w:type="dxa"/>
            <w:tcBorders>
              <w:top w:val="single" w:sz="6" w:space="0" w:color="FFFFFF"/>
              <w:left w:val="single" w:sz="6" w:space="0" w:color="FFFFFF"/>
              <w:bottom w:val="single" w:sz="6" w:space="0" w:color="FFFFFF"/>
              <w:right w:val="single" w:sz="6" w:space="0" w:color="FFFFFF"/>
            </w:tcBorders>
            <w:shd w:val="clear" w:color="auto" w:fill="F3F3F3"/>
            <w:tcMar>
              <w:top w:w="105" w:type="dxa"/>
              <w:left w:w="105" w:type="dxa"/>
              <w:bottom w:w="105" w:type="dxa"/>
              <w:right w:w="105" w:type="dxa"/>
            </w:tcMar>
          </w:tcPr>
          <w:p w14:paraId="00000002" w14:textId="645736C4" w:rsidR="00D96ACF" w:rsidRPr="0087672B" w:rsidRDefault="00DC1889" w:rsidP="0087672B">
            <w:pPr>
              <w:spacing w:after="0"/>
              <w:rPr>
                <w:rFonts w:ascii="Arial" w:eastAsia="Arial" w:hAnsi="Arial" w:cs="Arial"/>
              </w:rPr>
            </w:pPr>
            <w:bookmarkStart w:id="0" w:name="_heading=h.gjdgxs" w:colFirst="0" w:colLast="0"/>
            <w:bookmarkEnd w:id="0"/>
            <w:r w:rsidRPr="0087672B">
              <w:rPr>
                <w:rFonts w:ascii="Arial" w:eastAsia="Arial" w:hAnsi="Arial" w:cs="Arial"/>
              </w:rPr>
              <w:t>Cliente</w:t>
            </w:r>
          </w:p>
        </w:tc>
        <w:tc>
          <w:tcPr>
            <w:tcW w:w="6358" w:type="dxa"/>
            <w:tcBorders>
              <w:top w:val="single" w:sz="6" w:space="0" w:color="FFFFFF"/>
              <w:left w:val="single" w:sz="6" w:space="0" w:color="FFFFFF"/>
              <w:bottom w:val="single" w:sz="6" w:space="0" w:color="FFFFFF"/>
              <w:right w:val="single" w:sz="6" w:space="0" w:color="FFFFFF"/>
            </w:tcBorders>
            <w:shd w:val="clear" w:color="auto" w:fill="F3F3F3"/>
            <w:tcMar>
              <w:top w:w="105" w:type="dxa"/>
              <w:left w:w="105" w:type="dxa"/>
              <w:bottom w:w="105" w:type="dxa"/>
              <w:right w:w="105" w:type="dxa"/>
            </w:tcMar>
          </w:tcPr>
          <w:p w14:paraId="00000003" w14:textId="77777777" w:rsidR="00D96ACF" w:rsidRPr="0087672B" w:rsidRDefault="00DC1889" w:rsidP="0087672B">
            <w:pPr>
              <w:spacing w:after="0"/>
              <w:rPr>
                <w:rFonts w:ascii="Arial" w:eastAsia="Arial" w:hAnsi="Arial" w:cs="Arial"/>
              </w:rPr>
            </w:pPr>
            <w:r w:rsidRPr="0087672B">
              <w:rPr>
                <w:rFonts w:ascii="Arial" w:eastAsia="Arial" w:hAnsi="Arial" w:cs="Arial"/>
              </w:rPr>
              <w:t>SEBRAE SP</w:t>
            </w:r>
          </w:p>
        </w:tc>
      </w:tr>
      <w:tr w:rsidR="00D96ACF" w14:paraId="79437FEE" w14:textId="77777777" w:rsidTr="0087672B">
        <w:tc>
          <w:tcPr>
            <w:tcW w:w="2281" w:type="dxa"/>
            <w:tcBorders>
              <w:top w:val="single" w:sz="6" w:space="0" w:color="FFFFFF"/>
              <w:left w:val="single" w:sz="6" w:space="0" w:color="FFFFFF"/>
              <w:bottom w:val="single" w:sz="6" w:space="0" w:color="FFFFFF"/>
              <w:right w:val="single" w:sz="6" w:space="0" w:color="FFFFFF"/>
            </w:tcBorders>
            <w:shd w:val="clear" w:color="auto" w:fill="F3F3F3"/>
            <w:tcMar>
              <w:top w:w="105" w:type="dxa"/>
              <w:left w:w="105" w:type="dxa"/>
              <w:bottom w:w="105" w:type="dxa"/>
              <w:right w:w="105" w:type="dxa"/>
            </w:tcMar>
          </w:tcPr>
          <w:p w14:paraId="00000004" w14:textId="77777777" w:rsidR="00D96ACF" w:rsidRPr="0087672B" w:rsidRDefault="00DC1889" w:rsidP="0087672B">
            <w:pPr>
              <w:spacing w:after="0"/>
              <w:rPr>
                <w:rFonts w:ascii="Arial" w:eastAsia="Arial" w:hAnsi="Arial" w:cs="Arial"/>
              </w:rPr>
            </w:pPr>
            <w:r w:rsidRPr="0087672B">
              <w:rPr>
                <w:rFonts w:ascii="Arial" w:eastAsia="Arial" w:hAnsi="Arial" w:cs="Arial"/>
              </w:rPr>
              <w:t>Frente</w:t>
            </w:r>
          </w:p>
        </w:tc>
        <w:tc>
          <w:tcPr>
            <w:tcW w:w="6358" w:type="dxa"/>
            <w:tcBorders>
              <w:top w:val="single" w:sz="6" w:space="0" w:color="FFFFFF"/>
              <w:left w:val="single" w:sz="6" w:space="0" w:color="FFFFFF"/>
              <w:bottom w:val="single" w:sz="6" w:space="0" w:color="FFFFFF"/>
              <w:right w:val="single" w:sz="6" w:space="0" w:color="FFFFFF"/>
            </w:tcBorders>
            <w:shd w:val="clear" w:color="auto" w:fill="F3F3F3"/>
            <w:tcMar>
              <w:top w:w="105" w:type="dxa"/>
              <w:left w:w="105" w:type="dxa"/>
              <w:bottom w:w="105" w:type="dxa"/>
              <w:right w:w="105" w:type="dxa"/>
            </w:tcMar>
          </w:tcPr>
          <w:p w14:paraId="00000005" w14:textId="77777777" w:rsidR="00D96ACF" w:rsidRPr="0087672B" w:rsidRDefault="00DC1889" w:rsidP="0087672B">
            <w:pPr>
              <w:spacing w:after="0"/>
              <w:rPr>
                <w:rFonts w:ascii="Arial" w:eastAsia="Arial" w:hAnsi="Arial" w:cs="Arial"/>
              </w:rPr>
            </w:pPr>
            <w:r w:rsidRPr="0087672B">
              <w:rPr>
                <w:rFonts w:ascii="Arial" w:eastAsia="Arial" w:hAnsi="Arial" w:cs="Arial"/>
              </w:rPr>
              <w:t xml:space="preserve">PF005 NOVOS </w:t>
            </w:r>
            <w:proofErr w:type="spellStart"/>
            <w:r w:rsidRPr="0087672B">
              <w:rPr>
                <w:rFonts w:ascii="Arial" w:eastAsia="Arial" w:hAnsi="Arial" w:cs="Arial"/>
              </w:rPr>
              <w:t>EADs</w:t>
            </w:r>
            <w:proofErr w:type="spellEnd"/>
          </w:p>
        </w:tc>
      </w:tr>
      <w:tr w:rsidR="00D96ACF" w14:paraId="2D8FB4B7" w14:textId="77777777" w:rsidTr="0087672B">
        <w:tc>
          <w:tcPr>
            <w:tcW w:w="2281" w:type="dxa"/>
            <w:tcBorders>
              <w:top w:val="single" w:sz="6" w:space="0" w:color="FFFFFF"/>
              <w:left w:val="single" w:sz="6" w:space="0" w:color="FFFFFF"/>
              <w:bottom w:val="single" w:sz="6" w:space="0" w:color="FFFFFF"/>
              <w:right w:val="single" w:sz="6" w:space="0" w:color="FFFFFF"/>
            </w:tcBorders>
            <w:shd w:val="clear" w:color="auto" w:fill="F3F3F3"/>
            <w:tcMar>
              <w:top w:w="105" w:type="dxa"/>
              <w:left w:w="105" w:type="dxa"/>
              <w:bottom w:w="105" w:type="dxa"/>
              <w:right w:w="105" w:type="dxa"/>
            </w:tcMar>
          </w:tcPr>
          <w:p w14:paraId="00000006" w14:textId="77777777" w:rsidR="00D96ACF" w:rsidRPr="0087672B" w:rsidRDefault="00DC1889" w:rsidP="0087672B">
            <w:pPr>
              <w:spacing w:after="0"/>
              <w:rPr>
                <w:rFonts w:ascii="Arial" w:eastAsia="Arial" w:hAnsi="Arial" w:cs="Arial"/>
              </w:rPr>
            </w:pPr>
            <w:r w:rsidRPr="0087672B">
              <w:rPr>
                <w:rFonts w:ascii="Arial" w:eastAsia="Arial" w:hAnsi="Arial" w:cs="Arial"/>
              </w:rPr>
              <w:t>Programa</w:t>
            </w:r>
          </w:p>
        </w:tc>
        <w:tc>
          <w:tcPr>
            <w:tcW w:w="6358" w:type="dxa"/>
            <w:tcBorders>
              <w:top w:val="single" w:sz="6" w:space="0" w:color="FFFFFF"/>
              <w:left w:val="single" w:sz="6" w:space="0" w:color="FFFFFF"/>
              <w:bottom w:val="single" w:sz="6" w:space="0" w:color="FFFFFF"/>
              <w:right w:val="single" w:sz="6" w:space="0" w:color="FFFFFF"/>
            </w:tcBorders>
            <w:shd w:val="clear" w:color="auto" w:fill="F3F3F3"/>
            <w:tcMar>
              <w:top w:w="105" w:type="dxa"/>
              <w:left w:w="105" w:type="dxa"/>
              <w:bottom w:w="105" w:type="dxa"/>
              <w:right w:w="105" w:type="dxa"/>
            </w:tcMar>
          </w:tcPr>
          <w:p w14:paraId="00000007" w14:textId="15BAB390" w:rsidR="00D96ACF" w:rsidRPr="0087672B" w:rsidRDefault="000D6468" w:rsidP="0087672B">
            <w:pPr>
              <w:spacing w:after="0"/>
              <w:rPr>
                <w:rFonts w:ascii="Arial" w:eastAsia="Arial" w:hAnsi="Arial" w:cs="Arial"/>
              </w:rPr>
            </w:pPr>
            <w:r>
              <w:rPr>
                <w:rFonts w:ascii="Arial" w:eastAsia="Arial" w:hAnsi="Arial" w:cs="Arial"/>
              </w:rPr>
              <w:t>EMPREENDA RÁPIDO PJ</w:t>
            </w:r>
          </w:p>
        </w:tc>
      </w:tr>
      <w:tr w:rsidR="00D96ACF" w14:paraId="7D148FA4" w14:textId="77777777" w:rsidTr="0087672B">
        <w:tc>
          <w:tcPr>
            <w:tcW w:w="2281" w:type="dxa"/>
            <w:tcBorders>
              <w:top w:val="single" w:sz="6" w:space="0" w:color="FFFFFF"/>
              <w:left w:val="single" w:sz="6" w:space="0" w:color="FFFFFF"/>
              <w:bottom w:val="single" w:sz="6" w:space="0" w:color="FFFFFF"/>
              <w:right w:val="single" w:sz="6" w:space="0" w:color="FFFFFF"/>
            </w:tcBorders>
            <w:shd w:val="clear" w:color="auto" w:fill="F3F3F3"/>
            <w:tcMar>
              <w:top w:w="105" w:type="dxa"/>
              <w:left w:w="105" w:type="dxa"/>
              <w:bottom w:w="105" w:type="dxa"/>
              <w:right w:w="105" w:type="dxa"/>
            </w:tcMar>
          </w:tcPr>
          <w:p w14:paraId="00000008" w14:textId="77777777" w:rsidR="00D96ACF" w:rsidRPr="0087672B" w:rsidRDefault="00DC1889" w:rsidP="0087672B">
            <w:pPr>
              <w:spacing w:after="0"/>
              <w:rPr>
                <w:rFonts w:ascii="Arial" w:eastAsia="Arial" w:hAnsi="Arial" w:cs="Arial"/>
              </w:rPr>
            </w:pPr>
            <w:r w:rsidRPr="0087672B">
              <w:rPr>
                <w:rFonts w:ascii="Arial" w:eastAsia="Arial" w:hAnsi="Arial" w:cs="Arial"/>
              </w:rPr>
              <w:t>Trilha</w:t>
            </w:r>
          </w:p>
        </w:tc>
        <w:tc>
          <w:tcPr>
            <w:tcW w:w="6358" w:type="dxa"/>
            <w:tcBorders>
              <w:top w:val="single" w:sz="6" w:space="0" w:color="FFFFFF"/>
              <w:left w:val="single" w:sz="6" w:space="0" w:color="FFFFFF"/>
              <w:bottom w:val="single" w:sz="6" w:space="0" w:color="FFFFFF"/>
              <w:right w:val="single" w:sz="6" w:space="0" w:color="FFFFFF"/>
            </w:tcBorders>
            <w:shd w:val="clear" w:color="auto" w:fill="F3F3F3"/>
            <w:tcMar>
              <w:top w:w="105" w:type="dxa"/>
              <w:left w:w="105" w:type="dxa"/>
              <w:bottom w:w="105" w:type="dxa"/>
              <w:right w:w="105" w:type="dxa"/>
            </w:tcMar>
          </w:tcPr>
          <w:p w14:paraId="00000009" w14:textId="5EFAA291" w:rsidR="00D96ACF" w:rsidRPr="0087672B" w:rsidRDefault="0004634D" w:rsidP="0087672B">
            <w:pPr>
              <w:spacing w:after="0"/>
              <w:rPr>
                <w:rFonts w:ascii="Arial" w:eastAsia="Arial" w:hAnsi="Arial" w:cs="Arial"/>
              </w:rPr>
            </w:pPr>
            <w:r w:rsidRPr="0087672B">
              <w:rPr>
                <w:rFonts w:ascii="Arial" w:eastAsia="Arial" w:hAnsi="Arial" w:cs="Arial"/>
              </w:rPr>
              <w:t>GERANDO RESULTADOS NO (MEU) NEGÓCIO/NA EMPRESA</w:t>
            </w:r>
          </w:p>
        </w:tc>
      </w:tr>
      <w:tr w:rsidR="00D96ACF" w14:paraId="18D78B81" w14:textId="77777777" w:rsidTr="0087672B">
        <w:tc>
          <w:tcPr>
            <w:tcW w:w="2281" w:type="dxa"/>
            <w:tcBorders>
              <w:top w:val="single" w:sz="6" w:space="0" w:color="FFFFFF"/>
              <w:left w:val="single" w:sz="6" w:space="0" w:color="FFFFFF"/>
              <w:bottom w:val="single" w:sz="6" w:space="0" w:color="FFFFFF"/>
              <w:right w:val="single" w:sz="6" w:space="0" w:color="FFFFFF"/>
            </w:tcBorders>
            <w:shd w:val="clear" w:color="auto" w:fill="F3F3F3"/>
            <w:tcMar>
              <w:top w:w="105" w:type="dxa"/>
              <w:left w:w="105" w:type="dxa"/>
              <w:bottom w:w="105" w:type="dxa"/>
              <w:right w:w="105" w:type="dxa"/>
            </w:tcMar>
          </w:tcPr>
          <w:p w14:paraId="0000000A" w14:textId="77777777" w:rsidR="00D96ACF" w:rsidRPr="0087672B" w:rsidRDefault="00DC1889" w:rsidP="0087672B">
            <w:pPr>
              <w:spacing w:after="0"/>
              <w:rPr>
                <w:rFonts w:ascii="Arial" w:eastAsia="Arial" w:hAnsi="Arial" w:cs="Arial"/>
              </w:rPr>
            </w:pPr>
            <w:r w:rsidRPr="0087672B">
              <w:rPr>
                <w:rFonts w:ascii="Arial" w:eastAsia="Arial" w:hAnsi="Arial" w:cs="Arial"/>
              </w:rPr>
              <w:t>Curso</w:t>
            </w:r>
          </w:p>
        </w:tc>
        <w:tc>
          <w:tcPr>
            <w:tcW w:w="6358" w:type="dxa"/>
            <w:tcBorders>
              <w:top w:val="single" w:sz="6" w:space="0" w:color="FFFFFF"/>
              <w:left w:val="single" w:sz="6" w:space="0" w:color="FFFFFF"/>
              <w:bottom w:val="single" w:sz="6" w:space="0" w:color="FFFFFF"/>
              <w:right w:val="single" w:sz="6" w:space="0" w:color="FFFFFF"/>
            </w:tcBorders>
            <w:shd w:val="clear" w:color="auto" w:fill="F3F3F3"/>
            <w:tcMar>
              <w:top w:w="105" w:type="dxa"/>
              <w:left w:w="105" w:type="dxa"/>
              <w:bottom w:w="105" w:type="dxa"/>
              <w:right w:w="105" w:type="dxa"/>
            </w:tcMar>
          </w:tcPr>
          <w:p w14:paraId="0000000B" w14:textId="1671EAE2" w:rsidR="00D96ACF" w:rsidRPr="0087672B" w:rsidRDefault="00AF109D" w:rsidP="0087672B">
            <w:pPr>
              <w:spacing w:after="0"/>
              <w:rPr>
                <w:rFonts w:ascii="Arial" w:eastAsia="Arial" w:hAnsi="Arial" w:cs="Arial"/>
              </w:rPr>
            </w:pPr>
            <w:r>
              <w:rPr>
                <w:rFonts w:ascii="Arial" w:eastAsia="Arial" w:hAnsi="Arial" w:cs="Arial"/>
              </w:rPr>
              <w:t>Planejamento e Estratégia</w:t>
            </w:r>
            <w:r w:rsidR="008668FA">
              <w:rPr>
                <w:rFonts w:ascii="Arial" w:eastAsia="Arial" w:hAnsi="Arial" w:cs="Arial"/>
              </w:rPr>
              <w:t>s</w:t>
            </w:r>
          </w:p>
        </w:tc>
      </w:tr>
      <w:tr w:rsidR="00D96ACF" w14:paraId="200F9055" w14:textId="77777777" w:rsidTr="0087672B">
        <w:tc>
          <w:tcPr>
            <w:tcW w:w="2281" w:type="dxa"/>
            <w:tcBorders>
              <w:top w:val="single" w:sz="6" w:space="0" w:color="FFFFFF"/>
              <w:left w:val="single" w:sz="6" w:space="0" w:color="FFFFFF"/>
              <w:bottom w:val="single" w:sz="6" w:space="0" w:color="FFFFFF"/>
              <w:right w:val="single" w:sz="6" w:space="0" w:color="FFFFFF"/>
            </w:tcBorders>
            <w:shd w:val="clear" w:color="auto" w:fill="F3F3F3"/>
            <w:tcMar>
              <w:top w:w="105" w:type="dxa"/>
              <w:left w:w="105" w:type="dxa"/>
              <w:bottom w:w="105" w:type="dxa"/>
              <w:right w:w="105" w:type="dxa"/>
            </w:tcMar>
          </w:tcPr>
          <w:p w14:paraId="0000000C" w14:textId="77777777" w:rsidR="00D96ACF" w:rsidRPr="0087672B" w:rsidRDefault="00DC1889" w:rsidP="0087672B">
            <w:pPr>
              <w:spacing w:after="0"/>
              <w:rPr>
                <w:rFonts w:ascii="Arial" w:eastAsia="Arial" w:hAnsi="Arial" w:cs="Arial"/>
              </w:rPr>
            </w:pPr>
            <w:r w:rsidRPr="0087672B">
              <w:rPr>
                <w:rFonts w:ascii="Arial" w:eastAsia="Arial" w:hAnsi="Arial" w:cs="Arial"/>
              </w:rPr>
              <w:t>Documento</w:t>
            </w:r>
          </w:p>
        </w:tc>
        <w:tc>
          <w:tcPr>
            <w:tcW w:w="6358" w:type="dxa"/>
            <w:tcBorders>
              <w:top w:val="single" w:sz="6" w:space="0" w:color="FFFFFF"/>
              <w:left w:val="single" w:sz="6" w:space="0" w:color="FFFFFF"/>
              <w:bottom w:val="single" w:sz="6" w:space="0" w:color="FFFFFF"/>
              <w:right w:val="single" w:sz="6" w:space="0" w:color="FFFFFF"/>
            </w:tcBorders>
            <w:shd w:val="clear" w:color="auto" w:fill="F3F3F3"/>
            <w:tcMar>
              <w:top w:w="105" w:type="dxa"/>
              <w:left w:w="105" w:type="dxa"/>
              <w:bottom w:w="105" w:type="dxa"/>
              <w:right w:w="105" w:type="dxa"/>
            </w:tcMar>
          </w:tcPr>
          <w:p w14:paraId="0000000D" w14:textId="77777777" w:rsidR="00D96ACF" w:rsidRPr="0087672B" w:rsidRDefault="00DC1889" w:rsidP="0087672B">
            <w:pPr>
              <w:spacing w:after="0"/>
              <w:rPr>
                <w:rFonts w:ascii="Arial" w:eastAsia="Arial" w:hAnsi="Arial" w:cs="Arial"/>
              </w:rPr>
            </w:pPr>
            <w:r w:rsidRPr="0087672B">
              <w:rPr>
                <w:rFonts w:ascii="Arial" w:eastAsia="Arial" w:hAnsi="Arial" w:cs="Arial"/>
              </w:rPr>
              <w:t>E-Learning modular</w:t>
            </w:r>
          </w:p>
        </w:tc>
      </w:tr>
      <w:tr w:rsidR="00D96ACF" w14:paraId="1020D6C3" w14:textId="77777777" w:rsidTr="0087672B">
        <w:tc>
          <w:tcPr>
            <w:tcW w:w="2281" w:type="dxa"/>
            <w:tcBorders>
              <w:top w:val="single" w:sz="6" w:space="0" w:color="FFFFFF"/>
              <w:left w:val="single" w:sz="6" w:space="0" w:color="FFFFFF"/>
              <w:bottom w:val="single" w:sz="6" w:space="0" w:color="FFFFFF"/>
              <w:right w:val="single" w:sz="6" w:space="0" w:color="FFFFFF"/>
            </w:tcBorders>
            <w:shd w:val="clear" w:color="auto" w:fill="F3F3F3"/>
            <w:tcMar>
              <w:top w:w="105" w:type="dxa"/>
              <w:left w:w="105" w:type="dxa"/>
              <w:bottom w:w="105" w:type="dxa"/>
              <w:right w:w="105" w:type="dxa"/>
            </w:tcMar>
          </w:tcPr>
          <w:p w14:paraId="0000000E" w14:textId="77777777" w:rsidR="00D96ACF" w:rsidRPr="0087672B" w:rsidRDefault="00DC1889" w:rsidP="0087672B">
            <w:pPr>
              <w:spacing w:after="0"/>
              <w:rPr>
                <w:rFonts w:ascii="Arial" w:eastAsia="Arial" w:hAnsi="Arial" w:cs="Arial"/>
              </w:rPr>
            </w:pPr>
            <w:r w:rsidRPr="0087672B">
              <w:rPr>
                <w:rFonts w:ascii="Arial" w:eastAsia="Arial" w:hAnsi="Arial" w:cs="Arial"/>
              </w:rPr>
              <w:t>Revisão especialista</w:t>
            </w:r>
          </w:p>
        </w:tc>
        <w:tc>
          <w:tcPr>
            <w:tcW w:w="6358" w:type="dxa"/>
            <w:tcBorders>
              <w:top w:val="single" w:sz="6" w:space="0" w:color="FFFFFF"/>
              <w:left w:val="single" w:sz="6" w:space="0" w:color="FFFFFF"/>
              <w:bottom w:val="single" w:sz="6" w:space="0" w:color="FFFFFF"/>
              <w:right w:val="single" w:sz="6" w:space="0" w:color="FFFFFF"/>
            </w:tcBorders>
            <w:shd w:val="clear" w:color="auto" w:fill="F3F3F3"/>
            <w:tcMar>
              <w:top w:w="105" w:type="dxa"/>
              <w:left w:w="105" w:type="dxa"/>
              <w:bottom w:w="105" w:type="dxa"/>
              <w:right w:w="105" w:type="dxa"/>
            </w:tcMar>
          </w:tcPr>
          <w:p w14:paraId="0000000F" w14:textId="77777777" w:rsidR="00D96ACF" w:rsidRPr="0087672B" w:rsidRDefault="00D96ACF" w:rsidP="0087672B">
            <w:pPr>
              <w:spacing w:after="0"/>
              <w:rPr>
                <w:rFonts w:ascii="Arial" w:eastAsia="Arial" w:hAnsi="Arial" w:cs="Arial"/>
              </w:rPr>
            </w:pPr>
          </w:p>
        </w:tc>
      </w:tr>
      <w:tr w:rsidR="00D96ACF" w14:paraId="56DBAE10" w14:textId="77777777" w:rsidTr="0087672B">
        <w:tc>
          <w:tcPr>
            <w:tcW w:w="2281" w:type="dxa"/>
            <w:tcBorders>
              <w:top w:val="single" w:sz="6" w:space="0" w:color="FFFFFF"/>
              <w:left w:val="single" w:sz="6" w:space="0" w:color="FFFFFF"/>
              <w:bottom w:val="single" w:sz="6" w:space="0" w:color="FFFFFF"/>
              <w:right w:val="single" w:sz="6" w:space="0" w:color="FFFFFF"/>
            </w:tcBorders>
            <w:shd w:val="clear" w:color="auto" w:fill="F3F3F3"/>
            <w:tcMar>
              <w:top w:w="105" w:type="dxa"/>
              <w:left w:w="105" w:type="dxa"/>
              <w:bottom w:w="105" w:type="dxa"/>
              <w:right w:w="105" w:type="dxa"/>
            </w:tcMar>
          </w:tcPr>
          <w:p w14:paraId="00000010" w14:textId="77777777" w:rsidR="00D96ACF" w:rsidRPr="0087672B" w:rsidRDefault="00DC1889" w:rsidP="0087672B">
            <w:pPr>
              <w:spacing w:after="0"/>
              <w:rPr>
                <w:rFonts w:ascii="Arial" w:eastAsia="Arial" w:hAnsi="Arial" w:cs="Arial"/>
              </w:rPr>
            </w:pPr>
            <w:r w:rsidRPr="0087672B">
              <w:rPr>
                <w:rFonts w:ascii="Arial" w:eastAsia="Arial" w:hAnsi="Arial" w:cs="Arial"/>
              </w:rPr>
              <w:t xml:space="preserve">Designer instrucional </w:t>
            </w:r>
          </w:p>
        </w:tc>
        <w:tc>
          <w:tcPr>
            <w:tcW w:w="6358" w:type="dxa"/>
            <w:tcBorders>
              <w:top w:val="single" w:sz="6" w:space="0" w:color="FFFFFF"/>
              <w:left w:val="single" w:sz="6" w:space="0" w:color="FFFFFF"/>
              <w:bottom w:val="single" w:sz="6" w:space="0" w:color="FFFFFF"/>
              <w:right w:val="single" w:sz="6" w:space="0" w:color="FFFFFF"/>
            </w:tcBorders>
            <w:shd w:val="clear" w:color="auto" w:fill="F3F3F3"/>
            <w:tcMar>
              <w:top w:w="105" w:type="dxa"/>
              <w:left w:w="105" w:type="dxa"/>
              <w:bottom w:w="105" w:type="dxa"/>
              <w:right w:w="105" w:type="dxa"/>
            </w:tcMar>
          </w:tcPr>
          <w:p w14:paraId="00000011" w14:textId="400C0439" w:rsidR="00D96ACF" w:rsidRPr="0087672B" w:rsidRDefault="00AF109D" w:rsidP="0087672B">
            <w:pPr>
              <w:spacing w:after="0"/>
              <w:rPr>
                <w:rFonts w:ascii="Arial" w:eastAsia="Arial" w:hAnsi="Arial" w:cs="Arial"/>
              </w:rPr>
            </w:pPr>
            <w:r>
              <w:rPr>
                <w:rFonts w:ascii="Arial" w:eastAsia="Arial" w:hAnsi="Arial" w:cs="Arial"/>
              </w:rPr>
              <w:t>Erika</w:t>
            </w:r>
          </w:p>
        </w:tc>
      </w:tr>
      <w:tr w:rsidR="00D96ACF" w14:paraId="44B170A2" w14:textId="77777777" w:rsidTr="0087672B">
        <w:tc>
          <w:tcPr>
            <w:tcW w:w="2281" w:type="dxa"/>
            <w:tcBorders>
              <w:top w:val="single" w:sz="6" w:space="0" w:color="FFFFFF"/>
              <w:left w:val="single" w:sz="6" w:space="0" w:color="FFFFFF"/>
              <w:bottom w:val="single" w:sz="6" w:space="0" w:color="FFFFFF"/>
              <w:right w:val="single" w:sz="6" w:space="0" w:color="FFFFFF"/>
            </w:tcBorders>
            <w:shd w:val="clear" w:color="auto" w:fill="F3F3F3"/>
            <w:tcMar>
              <w:top w:w="105" w:type="dxa"/>
              <w:left w:w="105" w:type="dxa"/>
              <w:bottom w:w="105" w:type="dxa"/>
              <w:right w:w="105" w:type="dxa"/>
            </w:tcMar>
          </w:tcPr>
          <w:p w14:paraId="00000012" w14:textId="77777777" w:rsidR="00D96ACF" w:rsidRPr="0087672B" w:rsidRDefault="00DC1889" w:rsidP="0087672B">
            <w:pPr>
              <w:spacing w:after="0"/>
              <w:rPr>
                <w:rFonts w:ascii="Arial" w:eastAsia="Arial" w:hAnsi="Arial" w:cs="Arial"/>
              </w:rPr>
            </w:pPr>
            <w:r w:rsidRPr="0087672B">
              <w:rPr>
                <w:rFonts w:ascii="Arial" w:eastAsia="Arial" w:hAnsi="Arial" w:cs="Arial"/>
              </w:rPr>
              <w:t>Ilustrações</w:t>
            </w:r>
          </w:p>
        </w:tc>
        <w:tc>
          <w:tcPr>
            <w:tcW w:w="6358" w:type="dxa"/>
            <w:tcBorders>
              <w:top w:val="single" w:sz="6" w:space="0" w:color="FFFFFF"/>
              <w:left w:val="single" w:sz="6" w:space="0" w:color="FFFFFF"/>
              <w:bottom w:val="single" w:sz="6" w:space="0" w:color="FFFFFF"/>
              <w:right w:val="single" w:sz="6" w:space="0" w:color="FFFFFF"/>
            </w:tcBorders>
            <w:shd w:val="clear" w:color="auto" w:fill="F3F3F3"/>
            <w:tcMar>
              <w:top w:w="105" w:type="dxa"/>
              <w:left w:w="105" w:type="dxa"/>
              <w:bottom w:w="105" w:type="dxa"/>
              <w:right w:w="105" w:type="dxa"/>
            </w:tcMar>
          </w:tcPr>
          <w:p w14:paraId="00000013" w14:textId="77777777" w:rsidR="00D96ACF" w:rsidRPr="0087672B" w:rsidRDefault="0037253A" w:rsidP="0087672B">
            <w:pPr>
              <w:widowControl w:val="0"/>
              <w:spacing w:after="0"/>
              <w:rPr>
                <w:rFonts w:ascii="Arial" w:eastAsia="Arial" w:hAnsi="Arial" w:cs="Arial"/>
              </w:rPr>
            </w:pPr>
            <w:hyperlink r:id="rId10">
              <w:r w:rsidR="00DC1889" w:rsidRPr="0087672B">
                <w:rPr>
                  <w:rFonts w:ascii="Arial" w:eastAsia="Arial" w:hAnsi="Arial" w:cs="Arial"/>
                  <w:color w:val="0097A7"/>
                  <w:u w:val="single"/>
                </w:rPr>
                <w:t>https://www.shutterstock.com/pt/g/GoodStudio</w:t>
              </w:r>
            </w:hyperlink>
          </w:p>
        </w:tc>
      </w:tr>
      <w:tr w:rsidR="00D96ACF" w14:paraId="663AC201" w14:textId="77777777" w:rsidTr="0087672B">
        <w:tc>
          <w:tcPr>
            <w:tcW w:w="2281" w:type="dxa"/>
            <w:tcBorders>
              <w:top w:val="single" w:sz="6" w:space="0" w:color="FFFFFF"/>
              <w:left w:val="single" w:sz="6" w:space="0" w:color="FFFFFF"/>
              <w:bottom w:val="single" w:sz="6" w:space="0" w:color="FFFFFF"/>
              <w:right w:val="single" w:sz="6" w:space="0" w:color="FFFFFF"/>
            </w:tcBorders>
            <w:shd w:val="clear" w:color="auto" w:fill="F3F3F3"/>
            <w:tcMar>
              <w:top w:w="105" w:type="dxa"/>
              <w:left w:w="105" w:type="dxa"/>
              <w:bottom w:w="105" w:type="dxa"/>
              <w:right w:w="105" w:type="dxa"/>
            </w:tcMar>
          </w:tcPr>
          <w:p w14:paraId="00000014" w14:textId="77777777" w:rsidR="00D96ACF" w:rsidRPr="0087672B" w:rsidRDefault="00DC1889" w:rsidP="0087672B">
            <w:pPr>
              <w:spacing w:after="0"/>
              <w:rPr>
                <w:rFonts w:ascii="Arial" w:eastAsia="Arial" w:hAnsi="Arial" w:cs="Arial"/>
              </w:rPr>
            </w:pPr>
            <w:r w:rsidRPr="0087672B">
              <w:rPr>
                <w:rFonts w:ascii="Arial" w:eastAsia="Arial" w:hAnsi="Arial" w:cs="Arial"/>
              </w:rPr>
              <w:t>Ícones</w:t>
            </w:r>
          </w:p>
        </w:tc>
        <w:tc>
          <w:tcPr>
            <w:tcW w:w="6358" w:type="dxa"/>
            <w:tcBorders>
              <w:top w:val="single" w:sz="6" w:space="0" w:color="FFFFFF"/>
              <w:left w:val="single" w:sz="6" w:space="0" w:color="FFFFFF"/>
              <w:bottom w:val="single" w:sz="6" w:space="0" w:color="FFFFFF"/>
              <w:right w:val="single" w:sz="6" w:space="0" w:color="FFFFFF"/>
            </w:tcBorders>
            <w:shd w:val="clear" w:color="auto" w:fill="F3F3F3"/>
            <w:tcMar>
              <w:top w:w="105" w:type="dxa"/>
              <w:left w:w="105" w:type="dxa"/>
              <w:bottom w:w="105" w:type="dxa"/>
              <w:right w:w="105" w:type="dxa"/>
            </w:tcMar>
          </w:tcPr>
          <w:p w14:paraId="00000015" w14:textId="77777777" w:rsidR="00D96ACF" w:rsidRPr="0087672B" w:rsidRDefault="0037253A" w:rsidP="0087672B">
            <w:pPr>
              <w:spacing w:after="0"/>
              <w:rPr>
                <w:rFonts w:ascii="Arial" w:eastAsia="Arial" w:hAnsi="Arial" w:cs="Arial"/>
              </w:rPr>
            </w:pPr>
            <w:hyperlink r:id="rId11">
              <w:r w:rsidR="00DC1889" w:rsidRPr="0087672B">
                <w:rPr>
                  <w:rFonts w:ascii="Arial" w:eastAsia="Arial" w:hAnsi="Arial" w:cs="Arial"/>
                  <w:color w:val="0000FF"/>
                  <w:u w:val="single"/>
                </w:rPr>
                <w:t>https://www.shutterstock.com/g/RaulAlmu?sort=popular</w:t>
              </w:r>
            </w:hyperlink>
          </w:p>
        </w:tc>
      </w:tr>
      <w:tr w:rsidR="00D96ACF" w14:paraId="77318151" w14:textId="77777777" w:rsidTr="0087672B">
        <w:tc>
          <w:tcPr>
            <w:tcW w:w="2281" w:type="dxa"/>
            <w:tcBorders>
              <w:top w:val="single" w:sz="6" w:space="0" w:color="FFFFFF"/>
              <w:left w:val="single" w:sz="6" w:space="0" w:color="FFFFFF"/>
              <w:bottom w:val="single" w:sz="6" w:space="0" w:color="FFFFFF"/>
              <w:right w:val="single" w:sz="6" w:space="0" w:color="FFFFFF"/>
            </w:tcBorders>
            <w:shd w:val="clear" w:color="auto" w:fill="F3F3F3"/>
            <w:tcMar>
              <w:top w:w="105" w:type="dxa"/>
              <w:left w:w="105" w:type="dxa"/>
              <w:bottom w:w="105" w:type="dxa"/>
              <w:right w:w="105" w:type="dxa"/>
            </w:tcMar>
          </w:tcPr>
          <w:p w14:paraId="00000016" w14:textId="77777777" w:rsidR="00D96ACF" w:rsidRPr="0087672B" w:rsidRDefault="00DC1889">
            <w:pPr>
              <w:rPr>
                <w:rFonts w:ascii="Arial" w:eastAsia="Arial" w:hAnsi="Arial" w:cs="Arial"/>
              </w:rPr>
            </w:pPr>
            <w:r w:rsidRPr="0087672B">
              <w:rPr>
                <w:rFonts w:ascii="Arial" w:eastAsia="Arial" w:hAnsi="Arial" w:cs="Arial"/>
              </w:rPr>
              <w:t>Legenda</w:t>
            </w:r>
          </w:p>
        </w:tc>
        <w:tc>
          <w:tcPr>
            <w:tcW w:w="6358" w:type="dxa"/>
            <w:tcBorders>
              <w:top w:val="single" w:sz="6" w:space="0" w:color="FFFFFF"/>
              <w:left w:val="single" w:sz="6" w:space="0" w:color="FFFFFF"/>
              <w:bottom w:val="single" w:sz="6" w:space="0" w:color="FFFFFF"/>
              <w:right w:val="single" w:sz="6" w:space="0" w:color="FFFFFF"/>
            </w:tcBorders>
            <w:shd w:val="clear" w:color="auto" w:fill="F3F3F3"/>
            <w:tcMar>
              <w:top w:w="105" w:type="dxa"/>
              <w:left w:w="105" w:type="dxa"/>
              <w:bottom w:w="105" w:type="dxa"/>
              <w:right w:w="105" w:type="dxa"/>
            </w:tcMar>
          </w:tcPr>
          <w:p w14:paraId="00000017" w14:textId="77777777" w:rsidR="00D96ACF" w:rsidRPr="0087672B" w:rsidRDefault="00DC1889" w:rsidP="0087672B">
            <w:pPr>
              <w:pBdr>
                <w:top w:val="nil"/>
                <w:left w:val="nil"/>
                <w:bottom w:val="nil"/>
                <w:right w:val="nil"/>
                <w:between w:val="nil"/>
              </w:pBdr>
              <w:spacing w:after="0" w:line="360" w:lineRule="auto"/>
              <w:jc w:val="both"/>
              <w:rPr>
                <w:rFonts w:ascii="Arial" w:eastAsia="Arial" w:hAnsi="Arial" w:cs="Arial"/>
                <w:color w:val="000000"/>
              </w:rPr>
            </w:pPr>
            <w:r w:rsidRPr="0087672B">
              <w:rPr>
                <w:rFonts w:ascii="Arial" w:eastAsia="Arial" w:hAnsi="Arial" w:cs="Arial"/>
                <w:color w:val="000000"/>
              </w:rPr>
              <w:t>O banco de imagens padrão deste roteiro será:</w:t>
            </w:r>
          </w:p>
          <w:p w14:paraId="00000018" w14:textId="77777777" w:rsidR="00D96ACF" w:rsidRPr="0087672B" w:rsidRDefault="00DC1889" w:rsidP="0087672B">
            <w:pPr>
              <w:pBdr>
                <w:top w:val="nil"/>
                <w:left w:val="nil"/>
                <w:bottom w:val="nil"/>
                <w:right w:val="nil"/>
                <w:between w:val="nil"/>
              </w:pBdr>
              <w:spacing w:after="0" w:line="360" w:lineRule="auto"/>
              <w:jc w:val="both"/>
              <w:rPr>
                <w:rFonts w:ascii="Arial" w:eastAsia="Arial" w:hAnsi="Arial" w:cs="Arial"/>
                <w:color w:val="0000FF"/>
                <w:u w:val="single"/>
              </w:rPr>
            </w:pPr>
            <w:r w:rsidRPr="0087672B">
              <w:rPr>
                <w:rFonts w:ascii="Arial" w:eastAsia="Arial" w:hAnsi="Arial" w:cs="Arial"/>
                <w:b/>
                <w:color w:val="000000"/>
              </w:rPr>
              <w:t>Getty Images</w:t>
            </w:r>
            <w:r w:rsidRPr="0087672B">
              <w:rPr>
                <w:rFonts w:ascii="Arial" w:eastAsia="Arial" w:hAnsi="Arial" w:cs="Arial"/>
                <w:color w:val="000000"/>
              </w:rPr>
              <w:t xml:space="preserve">: </w:t>
            </w:r>
            <w:hyperlink r:id="rId12">
              <w:r w:rsidRPr="0087672B">
                <w:rPr>
                  <w:rFonts w:ascii="Arial" w:eastAsia="Arial" w:hAnsi="Arial" w:cs="Arial"/>
                  <w:color w:val="0000FF"/>
                  <w:u w:val="single"/>
                </w:rPr>
                <w:t>https://www.gettyimages.pt/</w:t>
              </w:r>
            </w:hyperlink>
          </w:p>
          <w:p w14:paraId="00000019" w14:textId="77777777" w:rsidR="00D96ACF" w:rsidRPr="0087672B" w:rsidRDefault="00DC1889" w:rsidP="0087672B">
            <w:pPr>
              <w:pBdr>
                <w:top w:val="nil"/>
                <w:left w:val="nil"/>
                <w:bottom w:val="nil"/>
                <w:right w:val="nil"/>
                <w:between w:val="nil"/>
              </w:pBdr>
              <w:spacing w:after="0" w:line="360" w:lineRule="auto"/>
              <w:jc w:val="both"/>
              <w:rPr>
                <w:rFonts w:ascii="Arial" w:eastAsia="Arial" w:hAnsi="Arial" w:cs="Arial"/>
                <w:color w:val="FF0000"/>
              </w:rPr>
            </w:pPr>
            <w:proofErr w:type="spellStart"/>
            <w:r w:rsidRPr="0087672B">
              <w:rPr>
                <w:rFonts w:ascii="Arial" w:eastAsia="Arial" w:hAnsi="Arial" w:cs="Arial"/>
                <w:b/>
                <w:color w:val="000000"/>
              </w:rPr>
              <w:t>Shutterstock</w:t>
            </w:r>
            <w:proofErr w:type="spellEnd"/>
            <w:r w:rsidRPr="0087672B">
              <w:rPr>
                <w:rFonts w:ascii="Arial" w:eastAsia="Arial" w:hAnsi="Arial" w:cs="Arial"/>
                <w:color w:val="000000"/>
              </w:rPr>
              <w:t xml:space="preserve">: </w:t>
            </w:r>
            <w:hyperlink r:id="rId13">
              <w:r w:rsidRPr="0087672B">
                <w:rPr>
                  <w:rFonts w:ascii="Arial" w:eastAsia="Arial" w:hAnsi="Arial" w:cs="Arial"/>
                  <w:color w:val="0000FF"/>
                  <w:u w:val="single"/>
                </w:rPr>
                <w:t>https://www.shutterstock.com/pt/</w:t>
              </w:r>
            </w:hyperlink>
          </w:p>
          <w:p w14:paraId="0000001A" w14:textId="77777777" w:rsidR="00D96ACF" w:rsidRPr="0087672B" w:rsidRDefault="00DC1889" w:rsidP="0087672B">
            <w:pPr>
              <w:pBdr>
                <w:top w:val="nil"/>
                <w:left w:val="nil"/>
                <w:bottom w:val="nil"/>
                <w:right w:val="nil"/>
                <w:between w:val="nil"/>
              </w:pBdr>
              <w:spacing w:after="0" w:line="360" w:lineRule="auto"/>
              <w:jc w:val="both"/>
              <w:rPr>
                <w:rFonts w:ascii="Arial" w:eastAsia="Arial" w:hAnsi="Arial" w:cs="Arial"/>
                <w:color w:val="000000"/>
              </w:rPr>
            </w:pPr>
            <w:r w:rsidRPr="0087672B">
              <w:rPr>
                <w:rFonts w:ascii="Arial" w:eastAsia="Arial" w:hAnsi="Arial" w:cs="Arial"/>
                <w:color w:val="000000"/>
                <w:highlight w:val="cyan"/>
              </w:rPr>
              <w:t xml:space="preserve">Grifo em azul: </w:t>
            </w:r>
            <w:r w:rsidRPr="0087672B">
              <w:rPr>
                <w:rFonts w:ascii="Arial" w:eastAsia="Arial" w:hAnsi="Arial" w:cs="Arial"/>
                <w:color w:val="000000"/>
              </w:rPr>
              <w:t>Orientações DM</w:t>
            </w:r>
          </w:p>
          <w:p w14:paraId="0000001B" w14:textId="77777777" w:rsidR="00D96ACF" w:rsidRPr="0087672B" w:rsidRDefault="00DC1889" w:rsidP="0087672B">
            <w:pPr>
              <w:pBdr>
                <w:top w:val="nil"/>
                <w:left w:val="nil"/>
                <w:bottom w:val="nil"/>
                <w:right w:val="nil"/>
                <w:between w:val="nil"/>
              </w:pBdr>
              <w:spacing w:after="0" w:line="360" w:lineRule="auto"/>
              <w:jc w:val="both"/>
              <w:rPr>
                <w:rFonts w:ascii="Arial" w:eastAsia="Arial" w:hAnsi="Arial" w:cs="Arial"/>
                <w:color w:val="000000"/>
              </w:rPr>
            </w:pPr>
            <w:r w:rsidRPr="0087672B">
              <w:rPr>
                <w:rFonts w:ascii="Arial" w:eastAsia="Arial" w:hAnsi="Arial" w:cs="Arial"/>
                <w:color w:val="000000"/>
                <w:highlight w:val="green"/>
              </w:rPr>
              <w:t>Grifo em verde:</w:t>
            </w:r>
            <w:r w:rsidRPr="0087672B">
              <w:rPr>
                <w:rFonts w:ascii="Arial" w:eastAsia="Arial" w:hAnsi="Arial" w:cs="Arial"/>
                <w:color w:val="000000"/>
              </w:rPr>
              <w:t xml:space="preserve"> Orientações para Front</w:t>
            </w:r>
          </w:p>
          <w:p w14:paraId="0000001C" w14:textId="77777777" w:rsidR="00D96ACF" w:rsidRPr="0087672B" w:rsidRDefault="00DC1889" w:rsidP="0087672B">
            <w:pPr>
              <w:pBdr>
                <w:top w:val="nil"/>
                <w:left w:val="nil"/>
                <w:bottom w:val="nil"/>
                <w:right w:val="nil"/>
                <w:between w:val="nil"/>
              </w:pBdr>
              <w:spacing w:after="0" w:line="360" w:lineRule="auto"/>
              <w:jc w:val="both"/>
              <w:rPr>
                <w:rFonts w:ascii="Arial" w:eastAsia="Arial" w:hAnsi="Arial" w:cs="Arial"/>
                <w:color w:val="000000"/>
              </w:rPr>
            </w:pPr>
            <w:r w:rsidRPr="0087672B">
              <w:rPr>
                <w:rFonts w:ascii="Arial" w:eastAsia="Arial" w:hAnsi="Arial" w:cs="Arial"/>
                <w:color w:val="000000"/>
                <w:shd w:val="clear" w:color="auto" w:fill="D9D9D9"/>
              </w:rPr>
              <w:t>Grifo em cinza:</w:t>
            </w:r>
            <w:r w:rsidRPr="0087672B">
              <w:rPr>
                <w:rFonts w:ascii="Arial" w:eastAsia="Arial" w:hAnsi="Arial" w:cs="Arial"/>
                <w:color w:val="000000"/>
              </w:rPr>
              <w:t xml:space="preserve"> Códigos dos recursos</w:t>
            </w:r>
          </w:p>
          <w:p w14:paraId="0000001D" w14:textId="77777777" w:rsidR="00D96ACF" w:rsidRPr="0087672B" w:rsidRDefault="00DC1889" w:rsidP="0087672B">
            <w:pPr>
              <w:spacing w:after="0"/>
              <w:rPr>
                <w:rFonts w:ascii="Arial" w:eastAsia="Arial" w:hAnsi="Arial" w:cs="Arial"/>
              </w:rPr>
            </w:pPr>
            <w:r w:rsidRPr="0087672B">
              <w:rPr>
                <w:rFonts w:ascii="Arial" w:eastAsia="Arial" w:hAnsi="Arial" w:cs="Arial"/>
                <w:highlight w:val="yellow"/>
              </w:rPr>
              <w:t>Grifo em amarelo:</w:t>
            </w:r>
            <w:r w:rsidRPr="0087672B">
              <w:rPr>
                <w:rFonts w:ascii="Arial" w:eastAsia="Arial" w:hAnsi="Arial" w:cs="Arial"/>
              </w:rPr>
              <w:t xml:space="preserve"> Ajustes no roteiro após </w:t>
            </w:r>
            <w:proofErr w:type="gramStart"/>
            <w:r w:rsidRPr="0087672B">
              <w:rPr>
                <w:rFonts w:ascii="Arial" w:eastAsia="Arial" w:hAnsi="Arial" w:cs="Arial"/>
              </w:rPr>
              <w:t>implementação</w:t>
            </w:r>
            <w:proofErr w:type="gramEnd"/>
          </w:p>
        </w:tc>
      </w:tr>
      <w:tr w:rsidR="00D96ACF" w14:paraId="413B0247" w14:textId="77777777" w:rsidTr="0087672B">
        <w:tc>
          <w:tcPr>
            <w:tcW w:w="2281" w:type="dxa"/>
            <w:tcBorders>
              <w:top w:val="single" w:sz="6" w:space="0" w:color="FFFFFF"/>
              <w:left w:val="single" w:sz="6" w:space="0" w:color="FFFFFF"/>
              <w:bottom w:val="single" w:sz="6" w:space="0" w:color="FFFFFF"/>
              <w:right w:val="single" w:sz="6" w:space="0" w:color="FFFFFF"/>
            </w:tcBorders>
            <w:shd w:val="clear" w:color="auto" w:fill="F3F3F3"/>
            <w:tcMar>
              <w:top w:w="105" w:type="dxa"/>
              <w:left w:w="105" w:type="dxa"/>
              <w:bottom w:w="105" w:type="dxa"/>
              <w:right w:w="105" w:type="dxa"/>
            </w:tcMar>
          </w:tcPr>
          <w:p w14:paraId="0000001E" w14:textId="77777777" w:rsidR="00D96ACF" w:rsidRPr="0087672B" w:rsidRDefault="00DC1889">
            <w:pPr>
              <w:rPr>
                <w:rFonts w:ascii="Arial" w:eastAsia="Arial" w:hAnsi="Arial" w:cs="Arial"/>
              </w:rPr>
            </w:pPr>
            <w:r w:rsidRPr="0087672B">
              <w:rPr>
                <w:rFonts w:ascii="Arial" w:eastAsia="Arial" w:hAnsi="Arial" w:cs="Arial"/>
              </w:rPr>
              <w:t>Carga horária</w:t>
            </w:r>
          </w:p>
        </w:tc>
        <w:tc>
          <w:tcPr>
            <w:tcW w:w="6358" w:type="dxa"/>
            <w:tcBorders>
              <w:top w:val="single" w:sz="6" w:space="0" w:color="FFFFFF"/>
              <w:left w:val="single" w:sz="6" w:space="0" w:color="FFFFFF"/>
              <w:bottom w:val="single" w:sz="6" w:space="0" w:color="FFFFFF"/>
              <w:right w:val="single" w:sz="6" w:space="0" w:color="FFFFFF"/>
            </w:tcBorders>
            <w:shd w:val="clear" w:color="auto" w:fill="F3F3F3"/>
            <w:tcMar>
              <w:top w:w="105" w:type="dxa"/>
              <w:left w:w="105" w:type="dxa"/>
              <w:bottom w:w="105" w:type="dxa"/>
              <w:right w:w="105" w:type="dxa"/>
            </w:tcMar>
          </w:tcPr>
          <w:p w14:paraId="0000001F" w14:textId="317C03C3" w:rsidR="00D96ACF" w:rsidRPr="0087672B" w:rsidRDefault="00DC1889" w:rsidP="0087672B">
            <w:pPr>
              <w:spacing w:after="0"/>
              <w:rPr>
                <w:rFonts w:ascii="Arial" w:eastAsia="Arial" w:hAnsi="Arial" w:cs="Arial"/>
              </w:rPr>
            </w:pPr>
            <w:r w:rsidRPr="0087672B">
              <w:rPr>
                <w:rFonts w:ascii="Arial" w:eastAsia="Arial" w:hAnsi="Arial" w:cs="Arial"/>
              </w:rPr>
              <w:t>2</w:t>
            </w:r>
            <w:r w:rsidR="008335FC" w:rsidRPr="0087672B">
              <w:rPr>
                <w:rFonts w:ascii="Arial" w:eastAsia="Arial" w:hAnsi="Arial" w:cs="Arial"/>
              </w:rPr>
              <w:t xml:space="preserve"> </w:t>
            </w:r>
            <w:r w:rsidRPr="0087672B">
              <w:rPr>
                <w:rFonts w:ascii="Arial" w:eastAsia="Arial" w:hAnsi="Arial" w:cs="Arial"/>
              </w:rPr>
              <w:t>h</w:t>
            </w:r>
            <w:r w:rsidR="008335FC" w:rsidRPr="0087672B">
              <w:rPr>
                <w:rFonts w:ascii="Arial" w:eastAsia="Arial" w:hAnsi="Arial" w:cs="Arial"/>
              </w:rPr>
              <w:t>oras</w:t>
            </w:r>
            <w:r w:rsidRPr="0087672B">
              <w:rPr>
                <w:rFonts w:ascii="Arial" w:eastAsia="Arial" w:hAnsi="Arial" w:cs="Arial"/>
              </w:rPr>
              <w:t xml:space="preserve"> – 1</w:t>
            </w:r>
            <w:r w:rsidR="00AF109D">
              <w:rPr>
                <w:rFonts w:ascii="Arial" w:eastAsia="Arial" w:hAnsi="Arial" w:cs="Arial"/>
              </w:rPr>
              <w:t>8</w:t>
            </w:r>
            <w:r w:rsidRPr="0087672B">
              <w:rPr>
                <w:rFonts w:ascii="Arial" w:eastAsia="Arial" w:hAnsi="Arial" w:cs="Arial"/>
              </w:rPr>
              <w:t xml:space="preserve"> laudas</w:t>
            </w:r>
          </w:p>
          <w:p w14:paraId="00000020" w14:textId="41A44E1F" w:rsidR="00D96ACF" w:rsidRPr="0087672B" w:rsidRDefault="00DC1889" w:rsidP="00A344DA">
            <w:pPr>
              <w:spacing w:after="0"/>
              <w:rPr>
                <w:rFonts w:ascii="Arial" w:eastAsia="Arial" w:hAnsi="Arial" w:cs="Arial"/>
                <w:color w:val="FF0000"/>
                <w:shd w:val="clear" w:color="auto" w:fill="D9D9D9"/>
              </w:rPr>
            </w:pPr>
            <w:r w:rsidRPr="0087672B">
              <w:rPr>
                <w:rFonts w:ascii="Arial" w:eastAsia="Arial" w:hAnsi="Arial" w:cs="Arial"/>
                <w:color w:val="FF0000"/>
              </w:rPr>
              <w:t xml:space="preserve">(Roteiro + </w:t>
            </w:r>
            <w:proofErr w:type="spellStart"/>
            <w:r w:rsidRPr="0087672B">
              <w:rPr>
                <w:rFonts w:ascii="Arial" w:eastAsia="Arial" w:hAnsi="Arial" w:cs="Arial"/>
                <w:color w:val="FF0000"/>
              </w:rPr>
              <w:t>PDFs</w:t>
            </w:r>
            <w:proofErr w:type="spellEnd"/>
            <w:r w:rsidRPr="0087672B">
              <w:rPr>
                <w:rFonts w:ascii="Arial" w:eastAsia="Arial" w:hAnsi="Arial" w:cs="Arial"/>
                <w:color w:val="FF0000"/>
              </w:rPr>
              <w:t xml:space="preserve"> + Vídeos + </w:t>
            </w:r>
            <w:proofErr w:type="spellStart"/>
            <w:r w:rsidRPr="0087672B">
              <w:rPr>
                <w:rFonts w:ascii="Arial" w:eastAsia="Arial" w:hAnsi="Arial" w:cs="Arial"/>
                <w:color w:val="FF0000"/>
              </w:rPr>
              <w:t>Entregável</w:t>
            </w:r>
            <w:proofErr w:type="spellEnd"/>
            <w:r w:rsidRPr="0087672B">
              <w:rPr>
                <w:rFonts w:ascii="Arial" w:eastAsia="Arial" w:hAnsi="Arial" w:cs="Arial"/>
                <w:color w:val="FF0000"/>
              </w:rPr>
              <w:t>)</w:t>
            </w:r>
          </w:p>
        </w:tc>
      </w:tr>
      <w:tr w:rsidR="00D96ACF" w14:paraId="0FD32F65" w14:textId="77777777" w:rsidTr="0087672B">
        <w:tc>
          <w:tcPr>
            <w:tcW w:w="2281" w:type="dxa"/>
            <w:tcBorders>
              <w:top w:val="single" w:sz="6" w:space="0" w:color="FFFFFF"/>
              <w:left w:val="single" w:sz="6" w:space="0" w:color="FFFFFF"/>
              <w:bottom w:val="single" w:sz="6" w:space="0" w:color="FFFFFF"/>
              <w:right w:val="single" w:sz="6" w:space="0" w:color="FFFFFF"/>
            </w:tcBorders>
            <w:shd w:val="clear" w:color="auto" w:fill="F3F3F3"/>
            <w:tcMar>
              <w:top w:w="105" w:type="dxa"/>
              <w:left w:w="105" w:type="dxa"/>
              <w:bottom w:w="105" w:type="dxa"/>
              <w:right w:w="105" w:type="dxa"/>
            </w:tcMar>
          </w:tcPr>
          <w:p w14:paraId="00000021" w14:textId="77777777" w:rsidR="00D96ACF" w:rsidRPr="0087672B" w:rsidRDefault="00DC1889">
            <w:pPr>
              <w:rPr>
                <w:rFonts w:ascii="Arial" w:eastAsia="Arial" w:hAnsi="Arial" w:cs="Arial"/>
              </w:rPr>
            </w:pPr>
            <w:r w:rsidRPr="0087672B">
              <w:rPr>
                <w:rFonts w:ascii="Arial" w:eastAsia="Arial" w:hAnsi="Arial" w:cs="Arial"/>
              </w:rPr>
              <w:t>Observação</w:t>
            </w:r>
          </w:p>
        </w:tc>
        <w:tc>
          <w:tcPr>
            <w:tcW w:w="6358" w:type="dxa"/>
            <w:tcBorders>
              <w:top w:val="single" w:sz="6" w:space="0" w:color="FFFFFF"/>
              <w:left w:val="single" w:sz="6" w:space="0" w:color="FFFFFF"/>
              <w:bottom w:val="single" w:sz="6" w:space="0" w:color="FFFFFF"/>
              <w:right w:val="single" w:sz="6" w:space="0" w:color="FFFFFF"/>
            </w:tcBorders>
            <w:shd w:val="clear" w:color="auto" w:fill="F3F3F3"/>
            <w:tcMar>
              <w:top w:w="105" w:type="dxa"/>
              <w:left w:w="105" w:type="dxa"/>
              <w:bottom w:w="105" w:type="dxa"/>
              <w:right w:w="105" w:type="dxa"/>
            </w:tcMar>
          </w:tcPr>
          <w:p w14:paraId="0000002A" w14:textId="280AD9AC" w:rsidR="00D96ACF" w:rsidRPr="0087672B" w:rsidRDefault="00D96ACF" w:rsidP="0087672B">
            <w:pPr>
              <w:numPr>
                <w:ilvl w:val="0"/>
                <w:numId w:val="7"/>
              </w:numPr>
              <w:spacing w:after="0"/>
              <w:rPr>
                <w:rFonts w:ascii="Arial" w:eastAsia="Arial" w:hAnsi="Arial" w:cs="Arial"/>
              </w:rPr>
            </w:pPr>
          </w:p>
        </w:tc>
      </w:tr>
    </w:tbl>
    <w:p w14:paraId="0000002B" w14:textId="77777777" w:rsidR="00D96ACF" w:rsidRDefault="00D96ACF">
      <w:pPr>
        <w:pBdr>
          <w:top w:val="nil"/>
          <w:left w:val="nil"/>
          <w:bottom w:val="nil"/>
          <w:right w:val="nil"/>
          <w:between w:val="nil"/>
        </w:pBdr>
        <w:spacing w:after="0" w:line="360" w:lineRule="auto"/>
        <w:jc w:val="both"/>
        <w:rPr>
          <w:rFonts w:ascii="Arial" w:eastAsia="Arial" w:hAnsi="Arial" w:cs="Arial"/>
          <w:color w:val="000000"/>
        </w:rPr>
      </w:pPr>
    </w:p>
    <w:p w14:paraId="325EB91F" w14:textId="77777777" w:rsidR="0021145B" w:rsidRPr="0074250D" w:rsidRDefault="00DC1889" w:rsidP="0021145B">
      <w:pPr>
        <w:spacing w:after="120"/>
        <w:jc w:val="both"/>
        <w:rPr>
          <w:rFonts w:ascii="Arial" w:eastAsia="Arial" w:hAnsi="Arial" w:cs="Arial"/>
          <w:sz w:val="24"/>
          <w:szCs w:val="24"/>
        </w:rPr>
      </w:pPr>
      <w:r>
        <w:br w:type="page"/>
      </w:r>
      <w:r w:rsidR="0021145B" w:rsidRPr="0074250D">
        <w:rPr>
          <w:rFonts w:ascii="Arial" w:eastAsia="Arial" w:hAnsi="Arial" w:cs="Arial"/>
          <w:sz w:val="24"/>
          <w:szCs w:val="24"/>
          <w:highlight w:val="green"/>
        </w:rPr>
        <w:lastRenderedPageBreak/>
        <w:t>&lt;Árvore de conteúdo&gt;</w:t>
      </w:r>
    </w:p>
    <w:p w14:paraId="76F0AB68" w14:textId="77777777" w:rsidR="0021145B" w:rsidRDefault="0021145B" w:rsidP="0021145B">
      <w:pPr>
        <w:spacing w:after="120"/>
        <w:jc w:val="both"/>
        <w:rPr>
          <w:rFonts w:ascii="Arial" w:eastAsia="Arial" w:hAnsi="Arial" w:cs="Arial"/>
          <w:sz w:val="24"/>
          <w:szCs w:val="24"/>
        </w:rPr>
      </w:pPr>
      <w:r w:rsidRPr="0074250D">
        <w:rPr>
          <w:rFonts w:ascii="Arial" w:eastAsia="Arial" w:hAnsi="Arial" w:cs="Arial"/>
          <w:sz w:val="24"/>
          <w:szCs w:val="24"/>
          <w:highlight w:val="green"/>
        </w:rPr>
        <w:t xml:space="preserve">&lt;SCO1&gt; </w:t>
      </w:r>
      <w:r w:rsidRPr="0074250D">
        <w:rPr>
          <w:rFonts w:ascii="Arial" w:eastAsia="Arial" w:hAnsi="Arial" w:cs="Arial"/>
          <w:sz w:val="24"/>
          <w:szCs w:val="24"/>
        </w:rPr>
        <w:t xml:space="preserve">Abertura do curso </w:t>
      </w:r>
    </w:p>
    <w:p w14:paraId="09ECAA1F" w14:textId="77777777" w:rsidR="0021145B" w:rsidRPr="006C6FAE" w:rsidRDefault="0021145B" w:rsidP="0021145B">
      <w:pPr>
        <w:spacing w:after="120"/>
        <w:jc w:val="both"/>
        <w:rPr>
          <w:rFonts w:ascii="Arial" w:hAnsi="Arial" w:cs="Arial"/>
          <w:sz w:val="24"/>
          <w:szCs w:val="24"/>
          <w:highlight w:val="green"/>
        </w:rPr>
      </w:pPr>
      <w:r w:rsidRPr="006C6FAE">
        <w:rPr>
          <w:rFonts w:ascii="Arial" w:hAnsi="Arial" w:cs="Arial"/>
          <w:sz w:val="24"/>
          <w:szCs w:val="24"/>
          <w:highlight w:val="green"/>
        </w:rPr>
        <w:t xml:space="preserve">&lt;SCO2&gt; </w:t>
      </w:r>
      <w:r w:rsidRPr="0021145B">
        <w:rPr>
          <w:rFonts w:ascii="Arial" w:hAnsi="Arial" w:cs="Arial"/>
          <w:sz w:val="24"/>
          <w:szCs w:val="24"/>
        </w:rPr>
        <w:t>Vídeo | Apresentação do curso</w:t>
      </w:r>
    </w:p>
    <w:p w14:paraId="57472BF8" w14:textId="77777777" w:rsidR="0021145B" w:rsidRPr="0074250D" w:rsidRDefault="0021145B" w:rsidP="0021145B">
      <w:pPr>
        <w:spacing w:after="120"/>
        <w:jc w:val="both"/>
        <w:rPr>
          <w:rFonts w:ascii="Arial" w:eastAsia="Arial" w:hAnsi="Arial" w:cs="Arial"/>
          <w:sz w:val="24"/>
          <w:szCs w:val="24"/>
          <w:highlight w:val="green"/>
        </w:rPr>
      </w:pPr>
      <w:r w:rsidRPr="0074250D">
        <w:rPr>
          <w:rFonts w:ascii="Arial" w:eastAsia="Arial" w:hAnsi="Arial" w:cs="Arial"/>
          <w:sz w:val="24"/>
          <w:szCs w:val="24"/>
          <w:highlight w:val="green"/>
        </w:rPr>
        <w:t xml:space="preserve">&lt;SCO3&gt; </w:t>
      </w:r>
      <w:r w:rsidRPr="0074250D">
        <w:rPr>
          <w:rFonts w:ascii="Arial" w:eastAsia="Arial" w:hAnsi="Arial" w:cs="Arial"/>
          <w:sz w:val="24"/>
          <w:szCs w:val="24"/>
        </w:rPr>
        <w:t>Atividade Diagnóstica</w:t>
      </w:r>
    </w:p>
    <w:p w14:paraId="606EB896" w14:textId="77777777" w:rsidR="0021145B" w:rsidRPr="0074250D" w:rsidRDefault="0021145B" w:rsidP="0021145B">
      <w:pPr>
        <w:spacing w:after="120"/>
        <w:jc w:val="both"/>
        <w:rPr>
          <w:rFonts w:ascii="Arial" w:eastAsia="Arial" w:hAnsi="Arial" w:cs="Arial"/>
          <w:sz w:val="24"/>
          <w:szCs w:val="24"/>
          <w:highlight w:val="lightGray"/>
        </w:rPr>
      </w:pPr>
      <w:r w:rsidRPr="0074250D">
        <w:rPr>
          <w:rFonts w:ascii="Arial" w:eastAsia="Arial" w:hAnsi="Arial" w:cs="Arial"/>
          <w:sz w:val="24"/>
          <w:szCs w:val="24"/>
          <w:highlight w:val="green"/>
        </w:rPr>
        <w:t>&lt;SCO4&gt;</w:t>
      </w:r>
      <w:r w:rsidRPr="0074250D">
        <w:rPr>
          <w:rFonts w:ascii="Arial" w:eastAsia="Arial" w:hAnsi="Arial" w:cs="Arial"/>
          <w:sz w:val="24"/>
          <w:szCs w:val="24"/>
        </w:rPr>
        <w:t xml:space="preserve"> Módulo </w:t>
      </w:r>
      <w:proofErr w:type="gramStart"/>
      <w:r w:rsidRPr="0074250D">
        <w:rPr>
          <w:rFonts w:ascii="Arial" w:eastAsia="Arial" w:hAnsi="Arial" w:cs="Arial"/>
          <w:sz w:val="24"/>
          <w:szCs w:val="24"/>
        </w:rPr>
        <w:t>1</w:t>
      </w:r>
      <w:proofErr w:type="gramEnd"/>
      <w:r w:rsidRPr="0074250D">
        <w:rPr>
          <w:rFonts w:ascii="Arial" w:eastAsia="Arial" w:hAnsi="Arial" w:cs="Arial"/>
          <w:sz w:val="24"/>
          <w:szCs w:val="24"/>
        </w:rPr>
        <w:t xml:space="preserve">: </w:t>
      </w:r>
      <w:r>
        <w:rPr>
          <w:rFonts w:ascii="Arial" w:eastAsia="Arial" w:hAnsi="Arial" w:cs="Arial"/>
          <w:sz w:val="24"/>
          <w:szCs w:val="24"/>
        </w:rPr>
        <w:t>Qual lucro que desejo?</w:t>
      </w:r>
      <w:r w:rsidRPr="0074250D">
        <w:rPr>
          <w:rFonts w:ascii="Arial" w:eastAsia="Arial" w:hAnsi="Arial" w:cs="Arial"/>
          <w:sz w:val="24"/>
          <w:szCs w:val="24"/>
        </w:rPr>
        <w:t xml:space="preserve"> </w:t>
      </w:r>
    </w:p>
    <w:p w14:paraId="12AC3720" w14:textId="77777777" w:rsidR="0021145B" w:rsidRPr="0074250D" w:rsidRDefault="0021145B" w:rsidP="0021145B">
      <w:pPr>
        <w:spacing w:after="120"/>
        <w:ind w:firstLine="720"/>
        <w:rPr>
          <w:rFonts w:ascii="Arial" w:hAnsi="Arial" w:cs="Arial"/>
          <w:sz w:val="24"/>
          <w:szCs w:val="24"/>
        </w:rPr>
      </w:pPr>
      <w:r w:rsidRPr="0074250D">
        <w:rPr>
          <w:rFonts w:ascii="Arial" w:hAnsi="Arial" w:cs="Arial"/>
          <w:sz w:val="24"/>
          <w:szCs w:val="24"/>
          <w:highlight w:val="green"/>
        </w:rPr>
        <w:t xml:space="preserve">&lt;SCO5&gt; </w:t>
      </w:r>
      <w:r>
        <w:rPr>
          <w:rFonts w:ascii="Arial" w:hAnsi="Arial" w:cs="Arial"/>
          <w:sz w:val="24"/>
          <w:szCs w:val="24"/>
        </w:rPr>
        <w:t>O que é planejamento?</w:t>
      </w:r>
    </w:p>
    <w:p w14:paraId="73CB77ED" w14:textId="77777777" w:rsidR="0021145B" w:rsidRPr="0074250D" w:rsidRDefault="0021145B" w:rsidP="0021145B">
      <w:pPr>
        <w:spacing w:after="120"/>
        <w:ind w:firstLine="720"/>
        <w:rPr>
          <w:rFonts w:ascii="Arial" w:hAnsi="Arial" w:cs="Arial"/>
          <w:sz w:val="24"/>
          <w:szCs w:val="24"/>
        </w:rPr>
      </w:pPr>
      <w:r w:rsidRPr="0074250D">
        <w:rPr>
          <w:rFonts w:ascii="Arial" w:hAnsi="Arial" w:cs="Arial"/>
          <w:sz w:val="24"/>
          <w:szCs w:val="24"/>
          <w:highlight w:val="green"/>
        </w:rPr>
        <w:t xml:space="preserve">&lt;SCO6&gt; </w:t>
      </w:r>
      <w:r w:rsidRPr="00466465">
        <w:rPr>
          <w:rFonts w:ascii="Arial" w:hAnsi="Arial" w:cs="Arial"/>
          <w:sz w:val="24"/>
          <w:szCs w:val="24"/>
        </w:rPr>
        <w:t>Resultados</w:t>
      </w:r>
    </w:p>
    <w:p w14:paraId="5FC4ACDE" w14:textId="77777777" w:rsidR="0021145B" w:rsidRPr="0074250D" w:rsidRDefault="0021145B" w:rsidP="0021145B">
      <w:pPr>
        <w:spacing w:after="120"/>
        <w:ind w:firstLine="720"/>
        <w:rPr>
          <w:rFonts w:ascii="Arial" w:hAnsi="Arial" w:cs="Arial"/>
          <w:sz w:val="24"/>
          <w:szCs w:val="24"/>
          <w:highlight w:val="green"/>
        </w:rPr>
      </w:pPr>
      <w:r w:rsidRPr="0074250D">
        <w:rPr>
          <w:rFonts w:ascii="Arial" w:hAnsi="Arial" w:cs="Arial"/>
          <w:sz w:val="24"/>
          <w:szCs w:val="24"/>
          <w:highlight w:val="green"/>
        </w:rPr>
        <w:t>&lt;SCO7&gt;</w:t>
      </w:r>
      <w:r w:rsidRPr="0074250D">
        <w:rPr>
          <w:rFonts w:ascii="Arial" w:hAnsi="Arial" w:cs="Arial"/>
          <w:sz w:val="24"/>
          <w:szCs w:val="24"/>
        </w:rPr>
        <w:t xml:space="preserve"> </w:t>
      </w:r>
      <w:r w:rsidRPr="00466465">
        <w:rPr>
          <w:rFonts w:ascii="Arial" w:hAnsi="Arial" w:cs="Arial"/>
          <w:sz w:val="24"/>
          <w:szCs w:val="24"/>
        </w:rPr>
        <w:t>Ferramenta Análise SWOT ou FOFA</w:t>
      </w:r>
    </w:p>
    <w:p w14:paraId="17289E89" w14:textId="77777777" w:rsidR="0021145B" w:rsidRPr="0074250D" w:rsidRDefault="0021145B" w:rsidP="0021145B">
      <w:pPr>
        <w:spacing w:after="120"/>
        <w:ind w:firstLine="720"/>
        <w:rPr>
          <w:rFonts w:ascii="Arial" w:hAnsi="Arial" w:cs="Arial"/>
          <w:sz w:val="24"/>
          <w:szCs w:val="24"/>
        </w:rPr>
      </w:pPr>
      <w:r w:rsidRPr="0074250D">
        <w:rPr>
          <w:rFonts w:ascii="Arial" w:hAnsi="Arial" w:cs="Arial"/>
          <w:sz w:val="24"/>
          <w:szCs w:val="24"/>
          <w:highlight w:val="green"/>
        </w:rPr>
        <w:t xml:space="preserve">&lt;SCO8&gt; </w:t>
      </w:r>
      <w:r w:rsidRPr="0074250D">
        <w:rPr>
          <w:rFonts w:ascii="Arial" w:hAnsi="Arial" w:cs="Arial"/>
          <w:sz w:val="24"/>
          <w:szCs w:val="24"/>
        </w:rPr>
        <w:t xml:space="preserve">Vídeo - </w:t>
      </w:r>
      <w:r w:rsidRPr="00B62A43">
        <w:rPr>
          <w:rFonts w:ascii="Arial" w:hAnsi="Arial" w:cs="Arial"/>
          <w:sz w:val="24"/>
          <w:szCs w:val="24"/>
        </w:rPr>
        <w:t>O que é planejamento?</w:t>
      </w:r>
    </w:p>
    <w:p w14:paraId="0C56B81A" w14:textId="77777777" w:rsidR="0021145B" w:rsidRPr="0074250D" w:rsidRDefault="0021145B" w:rsidP="0021145B">
      <w:pPr>
        <w:spacing w:after="120"/>
        <w:rPr>
          <w:rFonts w:ascii="Arial" w:eastAsia="Arial" w:hAnsi="Arial" w:cs="Arial"/>
          <w:sz w:val="24"/>
          <w:szCs w:val="24"/>
        </w:rPr>
      </w:pPr>
      <w:r w:rsidRPr="0074250D">
        <w:rPr>
          <w:rFonts w:ascii="Arial" w:eastAsia="Arial" w:hAnsi="Arial" w:cs="Arial"/>
          <w:sz w:val="24"/>
          <w:szCs w:val="24"/>
          <w:highlight w:val="green"/>
        </w:rPr>
        <w:t>&lt;SCO</w:t>
      </w:r>
      <w:r>
        <w:rPr>
          <w:rFonts w:ascii="Arial" w:eastAsia="Arial" w:hAnsi="Arial" w:cs="Arial"/>
          <w:sz w:val="24"/>
          <w:szCs w:val="24"/>
          <w:highlight w:val="green"/>
        </w:rPr>
        <w:t>9</w:t>
      </w:r>
      <w:r w:rsidRPr="0074250D">
        <w:rPr>
          <w:rFonts w:ascii="Arial" w:eastAsia="Arial" w:hAnsi="Arial" w:cs="Arial"/>
          <w:sz w:val="24"/>
          <w:szCs w:val="24"/>
          <w:highlight w:val="green"/>
        </w:rPr>
        <w:t>&gt;</w:t>
      </w:r>
      <w:r w:rsidRPr="0074250D">
        <w:rPr>
          <w:rFonts w:ascii="Arial" w:eastAsia="Arial" w:hAnsi="Arial" w:cs="Arial"/>
          <w:sz w:val="24"/>
          <w:szCs w:val="24"/>
        </w:rPr>
        <w:t xml:space="preserve"> Módulo </w:t>
      </w:r>
      <w:proofErr w:type="gramStart"/>
      <w:r w:rsidRPr="0074250D">
        <w:rPr>
          <w:rFonts w:ascii="Arial" w:eastAsia="Arial" w:hAnsi="Arial" w:cs="Arial"/>
          <w:sz w:val="24"/>
          <w:szCs w:val="24"/>
        </w:rPr>
        <w:t>2</w:t>
      </w:r>
      <w:proofErr w:type="gramEnd"/>
      <w:r w:rsidRPr="0074250D">
        <w:rPr>
          <w:rFonts w:ascii="Arial" w:eastAsia="Arial" w:hAnsi="Arial" w:cs="Arial"/>
          <w:sz w:val="24"/>
          <w:szCs w:val="24"/>
        </w:rPr>
        <w:t xml:space="preserve">: </w:t>
      </w:r>
      <w:r w:rsidRPr="00C823F3">
        <w:rPr>
          <w:rFonts w:ascii="Arial" w:eastAsia="Arial" w:hAnsi="Arial" w:cs="Arial"/>
          <w:sz w:val="24"/>
          <w:szCs w:val="24"/>
        </w:rPr>
        <w:t>Construindo pontes entre o hoje e o amanhã</w:t>
      </w:r>
    </w:p>
    <w:p w14:paraId="75E1781C" w14:textId="77777777" w:rsidR="0021145B" w:rsidRPr="0074250D" w:rsidRDefault="0021145B" w:rsidP="0021145B">
      <w:pPr>
        <w:spacing w:after="120"/>
        <w:ind w:firstLine="720"/>
        <w:rPr>
          <w:rFonts w:ascii="Arial" w:hAnsi="Arial" w:cs="Arial"/>
          <w:sz w:val="24"/>
          <w:szCs w:val="24"/>
        </w:rPr>
      </w:pPr>
      <w:r w:rsidRPr="0074250D">
        <w:rPr>
          <w:rFonts w:ascii="Arial" w:hAnsi="Arial" w:cs="Arial"/>
          <w:sz w:val="24"/>
          <w:szCs w:val="24"/>
          <w:highlight w:val="green"/>
        </w:rPr>
        <w:t>&lt;SCO1</w:t>
      </w:r>
      <w:r>
        <w:rPr>
          <w:rFonts w:ascii="Arial" w:hAnsi="Arial" w:cs="Arial"/>
          <w:sz w:val="24"/>
          <w:szCs w:val="24"/>
          <w:highlight w:val="green"/>
        </w:rPr>
        <w:t>0</w:t>
      </w:r>
      <w:r w:rsidRPr="0074250D">
        <w:rPr>
          <w:rFonts w:ascii="Arial" w:hAnsi="Arial" w:cs="Arial"/>
          <w:sz w:val="24"/>
          <w:szCs w:val="24"/>
          <w:highlight w:val="green"/>
        </w:rPr>
        <w:t xml:space="preserve">&gt; </w:t>
      </w:r>
      <w:r>
        <w:rPr>
          <w:rFonts w:ascii="Arial" w:hAnsi="Arial" w:cs="Arial"/>
          <w:sz w:val="24"/>
          <w:szCs w:val="24"/>
        </w:rPr>
        <w:t>Missão</w:t>
      </w:r>
    </w:p>
    <w:p w14:paraId="65C9D2FD" w14:textId="77777777" w:rsidR="0021145B" w:rsidRDefault="0021145B" w:rsidP="0021145B">
      <w:pPr>
        <w:spacing w:after="120"/>
        <w:ind w:firstLine="720"/>
        <w:rPr>
          <w:rFonts w:ascii="Arial" w:hAnsi="Arial" w:cs="Arial"/>
          <w:sz w:val="24"/>
          <w:szCs w:val="24"/>
        </w:rPr>
      </w:pPr>
      <w:r w:rsidRPr="0074250D">
        <w:rPr>
          <w:rFonts w:ascii="Arial" w:hAnsi="Arial" w:cs="Arial"/>
          <w:sz w:val="24"/>
          <w:szCs w:val="24"/>
          <w:highlight w:val="green"/>
        </w:rPr>
        <w:t>&lt;SCO1</w:t>
      </w:r>
      <w:r>
        <w:rPr>
          <w:rFonts w:ascii="Arial" w:hAnsi="Arial" w:cs="Arial"/>
          <w:sz w:val="24"/>
          <w:szCs w:val="24"/>
          <w:highlight w:val="green"/>
        </w:rPr>
        <w:t>1</w:t>
      </w:r>
      <w:r w:rsidRPr="0074250D">
        <w:rPr>
          <w:rFonts w:ascii="Arial" w:hAnsi="Arial" w:cs="Arial"/>
          <w:sz w:val="24"/>
          <w:szCs w:val="24"/>
          <w:highlight w:val="green"/>
        </w:rPr>
        <w:t xml:space="preserve">&gt; </w:t>
      </w:r>
      <w:r>
        <w:rPr>
          <w:rFonts w:ascii="Arial" w:hAnsi="Arial" w:cs="Arial"/>
          <w:sz w:val="24"/>
          <w:szCs w:val="24"/>
        </w:rPr>
        <w:t>Visão</w:t>
      </w:r>
    </w:p>
    <w:p w14:paraId="0AB027AE" w14:textId="77777777" w:rsidR="0021145B" w:rsidRPr="0074250D" w:rsidRDefault="0021145B" w:rsidP="0021145B">
      <w:pPr>
        <w:spacing w:after="120"/>
        <w:ind w:firstLine="720"/>
        <w:rPr>
          <w:rFonts w:ascii="Arial" w:hAnsi="Arial" w:cs="Arial"/>
          <w:sz w:val="24"/>
          <w:szCs w:val="24"/>
          <w:highlight w:val="green"/>
        </w:rPr>
      </w:pPr>
      <w:r w:rsidRPr="0074250D">
        <w:rPr>
          <w:rFonts w:ascii="Arial" w:hAnsi="Arial" w:cs="Arial"/>
          <w:sz w:val="24"/>
          <w:szCs w:val="24"/>
          <w:highlight w:val="green"/>
        </w:rPr>
        <w:t>&lt;SCO1</w:t>
      </w:r>
      <w:r>
        <w:rPr>
          <w:rFonts w:ascii="Arial" w:hAnsi="Arial" w:cs="Arial"/>
          <w:sz w:val="24"/>
          <w:szCs w:val="24"/>
          <w:highlight w:val="green"/>
        </w:rPr>
        <w:t>2</w:t>
      </w:r>
      <w:r w:rsidRPr="0074250D">
        <w:rPr>
          <w:rFonts w:ascii="Arial" w:hAnsi="Arial" w:cs="Arial"/>
          <w:sz w:val="24"/>
          <w:szCs w:val="24"/>
          <w:highlight w:val="green"/>
        </w:rPr>
        <w:t xml:space="preserve">&gt; </w:t>
      </w:r>
      <w:r>
        <w:rPr>
          <w:rFonts w:ascii="Arial" w:hAnsi="Arial" w:cs="Arial"/>
          <w:sz w:val="24"/>
          <w:szCs w:val="24"/>
        </w:rPr>
        <w:t>Valores</w:t>
      </w:r>
    </w:p>
    <w:p w14:paraId="22EEE3AD" w14:textId="77777777" w:rsidR="0021145B" w:rsidRDefault="0021145B" w:rsidP="0021145B">
      <w:pPr>
        <w:spacing w:after="120"/>
        <w:ind w:firstLine="720"/>
        <w:rPr>
          <w:rFonts w:ascii="Arial" w:hAnsi="Arial" w:cs="Arial"/>
          <w:sz w:val="24"/>
          <w:szCs w:val="24"/>
        </w:rPr>
      </w:pPr>
      <w:r w:rsidRPr="0074250D">
        <w:rPr>
          <w:rFonts w:ascii="Arial" w:hAnsi="Arial" w:cs="Arial"/>
          <w:sz w:val="24"/>
          <w:szCs w:val="24"/>
          <w:highlight w:val="green"/>
        </w:rPr>
        <w:t>&lt;SCO1</w:t>
      </w:r>
      <w:r>
        <w:rPr>
          <w:rFonts w:ascii="Arial" w:hAnsi="Arial" w:cs="Arial"/>
          <w:sz w:val="24"/>
          <w:szCs w:val="24"/>
          <w:highlight w:val="green"/>
        </w:rPr>
        <w:t>3</w:t>
      </w:r>
      <w:r w:rsidRPr="0074250D">
        <w:rPr>
          <w:rFonts w:ascii="Arial" w:hAnsi="Arial" w:cs="Arial"/>
          <w:sz w:val="24"/>
          <w:szCs w:val="24"/>
          <w:highlight w:val="green"/>
        </w:rPr>
        <w:t xml:space="preserve">&gt; </w:t>
      </w:r>
      <w:r w:rsidRPr="0074250D">
        <w:rPr>
          <w:rFonts w:ascii="Arial" w:hAnsi="Arial" w:cs="Arial"/>
          <w:sz w:val="24"/>
          <w:szCs w:val="24"/>
        </w:rPr>
        <w:t xml:space="preserve">Vídeo - </w:t>
      </w:r>
      <w:r w:rsidRPr="00B62A43">
        <w:rPr>
          <w:rFonts w:ascii="Arial" w:hAnsi="Arial" w:cs="Arial"/>
          <w:sz w:val="24"/>
          <w:szCs w:val="24"/>
        </w:rPr>
        <w:t xml:space="preserve">Missão, visão e valores da </w:t>
      </w:r>
      <w:proofErr w:type="gramStart"/>
      <w:r w:rsidRPr="00B62A43">
        <w:rPr>
          <w:rFonts w:ascii="Arial" w:hAnsi="Arial" w:cs="Arial"/>
          <w:sz w:val="24"/>
          <w:szCs w:val="24"/>
        </w:rPr>
        <w:t>empresa</w:t>
      </w:r>
      <w:proofErr w:type="gramEnd"/>
    </w:p>
    <w:p w14:paraId="41A136CB" w14:textId="77777777" w:rsidR="0021145B" w:rsidRPr="0074250D" w:rsidRDefault="0021145B" w:rsidP="0021145B">
      <w:pPr>
        <w:spacing w:after="120"/>
        <w:ind w:firstLine="720"/>
        <w:rPr>
          <w:rFonts w:ascii="Arial" w:hAnsi="Arial" w:cs="Arial"/>
          <w:sz w:val="24"/>
          <w:szCs w:val="24"/>
          <w:highlight w:val="green"/>
        </w:rPr>
      </w:pPr>
      <w:r w:rsidRPr="0074250D">
        <w:rPr>
          <w:rFonts w:ascii="Arial" w:hAnsi="Arial" w:cs="Arial"/>
          <w:sz w:val="24"/>
          <w:szCs w:val="24"/>
          <w:highlight w:val="green"/>
        </w:rPr>
        <w:t>&lt;SCO1</w:t>
      </w:r>
      <w:r>
        <w:rPr>
          <w:rFonts w:ascii="Arial" w:hAnsi="Arial" w:cs="Arial"/>
          <w:sz w:val="24"/>
          <w:szCs w:val="24"/>
          <w:highlight w:val="green"/>
        </w:rPr>
        <w:t>3</w:t>
      </w:r>
      <w:r w:rsidRPr="0074250D">
        <w:rPr>
          <w:rFonts w:ascii="Arial" w:hAnsi="Arial" w:cs="Arial"/>
          <w:sz w:val="24"/>
          <w:szCs w:val="24"/>
          <w:highlight w:val="green"/>
        </w:rPr>
        <w:t xml:space="preserve">&gt; </w:t>
      </w:r>
      <w:r>
        <w:rPr>
          <w:rFonts w:ascii="Arial" w:hAnsi="Arial" w:cs="Arial"/>
          <w:sz w:val="24"/>
          <w:szCs w:val="24"/>
        </w:rPr>
        <w:t>Metas e objetivos</w:t>
      </w:r>
    </w:p>
    <w:p w14:paraId="60BFE681" w14:textId="77777777" w:rsidR="0021145B" w:rsidRDefault="0021145B" w:rsidP="0021145B">
      <w:pPr>
        <w:spacing w:after="120"/>
        <w:ind w:firstLine="720"/>
        <w:rPr>
          <w:rFonts w:ascii="Arial" w:eastAsia="Arial" w:hAnsi="Arial" w:cs="Arial"/>
          <w:color w:val="000000"/>
          <w:sz w:val="24"/>
          <w:szCs w:val="24"/>
        </w:rPr>
      </w:pPr>
      <w:r w:rsidRPr="0074250D">
        <w:rPr>
          <w:rFonts w:ascii="Arial" w:hAnsi="Arial" w:cs="Arial"/>
          <w:sz w:val="24"/>
          <w:szCs w:val="24"/>
          <w:highlight w:val="green"/>
        </w:rPr>
        <w:t>&lt;SCO1</w:t>
      </w:r>
      <w:r>
        <w:rPr>
          <w:rFonts w:ascii="Arial" w:hAnsi="Arial" w:cs="Arial"/>
          <w:sz w:val="24"/>
          <w:szCs w:val="24"/>
          <w:highlight w:val="green"/>
        </w:rPr>
        <w:t>5</w:t>
      </w:r>
      <w:r w:rsidRPr="0074250D">
        <w:rPr>
          <w:rFonts w:ascii="Arial" w:hAnsi="Arial" w:cs="Arial"/>
          <w:sz w:val="24"/>
          <w:szCs w:val="24"/>
          <w:highlight w:val="green"/>
        </w:rPr>
        <w:t xml:space="preserve">&gt; </w:t>
      </w:r>
      <w:r w:rsidRPr="002D253C">
        <w:rPr>
          <w:rFonts w:ascii="Arial" w:eastAsia="Arial" w:hAnsi="Arial" w:cs="Arial"/>
          <w:color w:val="000000"/>
          <w:sz w:val="24"/>
          <w:szCs w:val="24"/>
        </w:rPr>
        <w:t>Plano de ação</w:t>
      </w:r>
    </w:p>
    <w:p w14:paraId="3CFADE1F" w14:textId="77777777" w:rsidR="0021145B" w:rsidRPr="0074250D" w:rsidRDefault="0021145B" w:rsidP="0021145B">
      <w:pPr>
        <w:spacing w:after="120"/>
        <w:ind w:firstLine="720"/>
        <w:rPr>
          <w:rFonts w:ascii="Arial" w:hAnsi="Arial" w:cs="Arial"/>
          <w:sz w:val="24"/>
          <w:szCs w:val="24"/>
          <w:highlight w:val="green"/>
        </w:rPr>
      </w:pPr>
      <w:r w:rsidRPr="00F240A8">
        <w:rPr>
          <w:rFonts w:ascii="Arial" w:hAnsi="Arial" w:cs="Arial"/>
          <w:sz w:val="24"/>
          <w:szCs w:val="24"/>
          <w:highlight w:val="green"/>
        </w:rPr>
        <w:t>&lt;SCO16&gt;</w:t>
      </w:r>
      <w:r>
        <w:rPr>
          <w:rFonts w:ascii="Arial" w:hAnsi="Arial" w:cs="Arial"/>
          <w:sz w:val="24"/>
          <w:szCs w:val="24"/>
        </w:rPr>
        <w:t xml:space="preserve"> Vídeo</w:t>
      </w:r>
      <w:proofErr w:type="gramStart"/>
      <w:r>
        <w:rPr>
          <w:rFonts w:ascii="Arial" w:hAnsi="Arial" w:cs="Arial"/>
          <w:sz w:val="24"/>
          <w:szCs w:val="24"/>
        </w:rPr>
        <w:t xml:space="preserve">  </w:t>
      </w:r>
      <w:proofErr w:type="gramEnd"/>
      <w:r>
        <w:rPr>
          <w:rFonts w:ascii="Arial" w:hAnsi="Arial" w:cs="Arial"/>
          <w:sz w:val="24"/>
          <w:szCs w:val="24"/>
        </w:rPr>
        <w:t xml:space="preserve">- </w:t>
      </w:r>
      <w:r w:rsidRPr="00F240A8">
        <w:rPr>
          <w:rFonts w:ascii="Arial" w:hAnsi="Arial" w:cs="Arial"/>
          <w:sz w:val="24"/>
          <w:szCs w:val="24"/>
        </w:rPr>
        <w:t>Método 5W2H</w:t>
      </w:r>
    </w:p>
    <w:p w14:paraId="7F281D61" w14:textId="77777777" w:rsidR="0021145B" w:rsidRPr="0074250D" w:rsidRDefault="0021145B" w:rsidP="0021145B">
      <w:pPr>
        <w:spacing w:after="120"/>
        <w:jc w:val="both"/>
        <w:rPr>
          <w:rFonts w:ascii="Arial" w:eastAsia="Arial" w:hAnsi="Arial" w:cs="Arial"/>
          <w:sz w:val="24"/>
          <w:szCs w:val="24"/>
        </w:rPr>
      </w:pPr>
      <w:r w:rsidRPr="0074250D">
        <w:rPr>
          <w:rFonts w:ascii="Arial" w:eastAsia="Arial" w:hAnsi="Arial" w:cs="Arial"/>
          <w:sz w:val="24"/>
          <w:szCs w:val="24"/>
          <w:highlight w:val="green"/>
        </w:rPr>
        <w:t>&lt;SCO1</w:t>
      </w:r>
      <w:r>
        <w:rPr>
          <w:rFonts w:ascii="Arial" w:eastAsia="Arial" w:hAnsi="Arial" w:cs="Arial"/>
          <w:sz w:val="24"/>
          <w:szCs w:val="24"/>
          <w:highlight w:val="green"/>
        </w:rPr>
        <w:t>7</w:t>
      </w:r>
      <w:r w:rsidRPr="0074250D">
        <w:rPr>
          <w:rFonts w:ascii="Arial" w:eastAsia="Arial" w:hAnsi="Arial" w:cs="Arial"/>
          <w:sz w:val="24"/>
          <w:szCs w:val="24"/>
          <w:highlight w:val="green"/>
        </w:rPr>
        <w:t>&gt;</w:t>
      </w:r>
      <w:r w:rsidRPr="0074250D">
        <w:rPr>
          <w:rFonts w:ascii="Arial" w:eastAsia="Arial" w:hAnsi="Arial" w:cs="Arial"/>
          <w:sz w:val="24"/>
          <w:szCs w:val="24"/>
        </w:rPr>
        <w:t xml:space="preserve"> Módulo </w:t>
      </w:r>
      <w:proofErr w:type="gramStart"/>
      <w:r>
        <w:rPr>
          <w:rFonts w:ascii="Arial" w:eastAsia="Arial" w:hAnsi="Arial" w:cs="Arial"/>
          <w:sz w:val="24"/>
          <w:szCs w:val="24"/>
        </w:rPr>
        <w:t>3</w:t>
      </w:r>
      <w:proofErr w:type="gramEnd"/>
      <w:r w:rsidRPr="0074250D">
        <w:rPr>
          <w:rFonts w:ascii="Arial" w:eastAsia="Arial" w:hAnsi="Arial" w:cs="Arial"/>
          <w:sz w:val="24"/>
          <w:szCs w:val="24"/>
        </w:rPr>
        <w:t xml:space="preserve">: </w:t>
      </w:r>
      <w:r>
        <w:rPr>
          <w:rFonts w:ascii="Arial" w:eastAsia="Arial" w:hAnsi="Arial" w:cs="Arial"/>
          <w:sz w:val="24"/>
          <w:szCs w:val="24"/>
        </w:rPr>
        <w:t>Execução</w:t>
      </w:r>
    </w:p>
    <w:p w14:paraId="40FC1570" w14:textId="77777777" w:rsidR="0021145B" w:rsidRPr="0074250D" w:rsidRDefault="0021145B" w:rsidP="0021145B">
      <w:pPr>
        <w:spacing w:after="120"/>
        <w:jc w:val="both"/>
        <w:rPr>
          <w:rFonts w:ascii="Arial" w:eastAsia="Arial" w:hAnsi="Arial" w:cs="Arial"/>
          <w:sz w:val="24"/>
          <w:szCs w:val="24"/>
        </w:rPr>
      </w:pPr>
      <w:r w:rsidRPr="0074250D">
        <w:rPr>
          <w:rFonts w:ascii="Arial" w:eastAsia="Arial" w:hAnsi="Arial" w:cs="Arial"/>
          <w:sz w:val="24"/>
          <w:szCs w:val="24"/>
          <w:highlight w:val="green"/>
        </w:rPr>
        <w:t>&lt;SCO1</w:t>
      </w:r>
      <w:r>
        <w:rPr>
          <w:rFonts w:ascii="Arial" w:eastAsia="Arial" w:hAnsi="Arial" w:cs="Arial"/>
          <w:sz w:val="24"/>
          <w:szCs w:val="24"/>
          <w:highlight w:val="green"/>
        </w:rPr>
        <w:t>8</w:t>
      </w:r>
      <w:r w:rsidRPr="0074250D">
        <w:rPr>
          <w:rFonts w:ascii="Arial" w:eastAsia="Arial" w:hAnsi="Arial" w:cs="Arial"/>
          <w:sz w:val="24"/>
          <w:szCs w:val="24"/>
          <w:highlight w:val="green"/>
        </w:rPr>
        <w:t>&gt;</w:t>
      </w:r>
      <w:r w:rsidRPr="0074250D">
        <w:rPr>
          <w:rFonts w:ascii="Arial" w:eastAsia="Arial" w:hAnsi="Arial" w:cs="Arial"/>
          <w:sz w:val="24"/>
          <w:szCs w:val="24"/>
        </w:rPr>
        <w:t xml:space="preserve"> Atividade de aprendizagem</w:t>
      </w:r>
    </w:p>
    <w:p w14:paraId="21CF45A0" w14:textId="77777777" w:rsidR="0021145B" w:rsidRPr="0074250D" w:rsidRDefault="0021145B" w:rsidP="0021145B">
      <w:pPr>
        <w:spacing w:after="120"/>
        <w:jc w:val="both"/>
        <w:rPr>
          <w:rFonts w:ascii="Arial" w:eastAsia="Arial" w:hAnsi="Arial" w:cs="Arial"/>
          <w:sz w:val="24"/>
          <w:szCs w:val="24"/>
        </w:rPr>
      </w:pPr>
      <w:r w:rsidRPr="0074250D">
        <w:rPr>
          <w:rFonts w:ascii="Arial" w:eastAsia="Arial" w:hAnsi="Arial" w:cs="Arial"/>
          <w:sz w:val="24"/>
          <w:szCs w:val="24"/>
          <w:highlight w:val="green"/>
        </w:rPr>
        <w:t>&lt;SCO1</w:t>
      </w:r>
      <w:r>
        <w:rPr>
          <w:rFonts w:ascii="Arial" w:eastAsia="Arial" w:hAnsi="Arial" w:cs="Arial"/>
          <w:sz w:val="24"/>
          <w:szCs w:val="24"/>
          <w:highlight w:val="green"/>
        </w:rPr>
        <w:t>9</w:t>
      </w:r>
      <w:r w:rsidRPr="0074250D">
        <w:rPr>
          <w:rFonts w:ascii="Arial" w:eastAsia="Arial" w:hAnsi="Arial" w:cs="Arial"/>
          <w:sz w:val="24"/>
          <w:szCs w:val="24"/>
          <w:highlight w:val="green"/>
        </w:rPr>
        <w:t xml:space="preserve">&gt; </w:t>
      </w:r>
      <w:r w:rsidRPr="0021145B">
        <w:rPr>
          <w:rFonts w:ascii="Arial" w:eastAsia="Arial" w:hAnsi="Arial" w:cs="Arial"/>
          <w:sz w:val="24"/>
          <w:szCs w:val="24"/>
        </w:rPr>
        <w:t>Atividade Diagnóstica</w:t>
      </w:r>
      <w:r w:rsidRPr="0074250D">
        <w:rPr>
          <w:rFonts w:ascii="Arial" w:eastAsia="Arial" w:hAnsi="Arial" w:cs="Arial"/>
          <w:sz w:val="24"/>
          <w:szCs w:val="24"/>
        </w:rPr>
        <w:t xml:space="preserve"> – Final</w:t>
      </w:r>
    </w:p>
    <w:p w14:paraId="27AEE018" w14:textId="77777777" w:rsidR="0021145B" w:rsidRPr="0074250D" w:rsidRDefault="0021145B" w:rsidP="0021145B">
      <w:pPr>
        <w:spacing w:after="120"/>
        <w:jc w:val="both"/>
        <w:rPr>
          <w:rFonts w:ascii="Arial" w:eastAsia="Arial" w:hAnsi="Arial" w:cs="Arial"/>
        </w:rPr>
      </w:pPr>
      <w:r w:rsidRPr="0074250D">
        <w:rPr>
          <w:rFonts w:ascii="Arial" w:eastAsia="Arial" w:hAnsi="Arial" w:cs="Arial"/>
          <w:sz w:val="24"/>
          <w:szCs w:val="24"/>
          <w:highlight w:val="green"/>
        </w:rPr>
        <w:t>&lt;SCO</w:t>
      </w:r>
      <w:r>
        <w:rPr>
          <w:rFonts w:ascii="Arial" w:eastAsia="Arial" w:hAnsi="Arial" w:cs="Arial"/>
          <w:sz w:val="24"/>
          <w:szCs w:val="24"/>
          <w:highlight w:val="green"/>
        </w:rPr>
        <w:t>20</w:t>
      </w:r>
      <w:r w:rsidRPr="0074250D">
        <w:rPr>
          <w:rFonts w:ascii="Arial" w:eastAsia="Arial" w:hAnsi="Arial" w:cs="Arial"/>
          <w:sz w:val="24"/>
          <w:szCs w:val="24"/>
          <w:highlight w:val="green"/>
        </w:rPr>
        <w:t>&gt;</w:t>
      </w:r>
      <w:r w:rsidRPr="0074250D">
        <w:rPr>
          <w:rFonts w:ascii="Arial" w:eastAsia="Arial" w:hAnsi="Arial" w:cs="Arial"/>
          <w:sz w:val="24"/>
          <w:szCs w:val="24"/>
        </w:rPr>
        <w:t xml:space="preserve"> Atividade Prática</w:t>
      </w:r>
    </w:p>
    <w:p w14:paraId="7AD7D1CE" w14:textId="77777777" w:rsidR="0021145B" w:rsidRPr="0074250D" w:rsidRDefault="0021145B" w:rsidP="0021145B">
      <w:pPr>
        <w:spacing w:after="120"/>
        <w:jc w:val="both"/>
        <w:rPr>
          <w:rFonts w:ascii="Arial" w:eastAsia="Arial" w:hAnsi="Arial" w:cs="Arial"/>
        </w:rPr>
      </w:pPr>
      <w:r w:rsidRPr="0074250D">
        <w:rPr>
          <w:rFonts w:ascii="Arial" w:eastAsia="Arial" w:hAnsi="Arial" w:cs="Arial"/>
          <w:sz w:val="24"/>
          <w:szCs w:val="24"/>
          <w:highlight w:val="green"/>
        </w:rPr>
        <w:t>&lt;SCO</w:t>
      </w:r>
      <w:r>
        <w:rPr>
          <w:rFonts w:ascii="Arial" w:eastAsia="Arial" w:hAnsi="Arial" w:cs="Arial"/>
          <w:sz w:val="24"/>
          <w:szCs w:val="24"/>
          <w:highlight w:val="green"/>
        </w:rPr>
        <w:t>21</w:t>
      </w:r>
      <w:r w:rsidRPr="0074250D">
        <w:rPr>
          <w:rFonts w:ascii="Arial" w:eastAsia="Arial" w:hAnsi="Arial" w:cs="Arial"/>
          <w:sz w:val="24"/>
          <w:szCs w:val="24"/>
          <w:highlight w:val="green"/>
        </w:rPr>
        <w:t>&gt;</w:t>
      </w:r>
      <w:r w:rsidRPr="0074250D">
        <w:rPr>
          <w:rFonts w:ascii="Arial" w:eastAsia="Arial" w:hAnsi="Arial" w:cs="Arial"/>
          <w:sz w:val="24"/>
          <w:szCs w:val="24"/>
        </w:rPr>
        <w:t xml:space="preserve"> Encerramento</w:t>
      </w:r>
    </w:p>
    <w:p w14:paraId="0000003C" w14:textId="7C14506F" w:rsidR="00D96ACF" w:rsidRDefault="00D96ACF" w:rsidP="0021145B">
      <w:pPr>
        <w:spacing w:after="120"/>
        <w:jc w:val="both"/>
        <w:rPr>
          <w:rFonts w:ascii="Arial" w:eastAsia="Arial" w:hAnsi="Arial" w:cs="Arial"/>
        </w:rPr>
      </w:pPr>
    </w:p>
    <w:p w14:paraId="0000003D" w14:textId="77777777" w:rsidR="00D96ACF" w:rsidRDefault="00D96ACF">
      <w:pPr>
        <w:spacing w:after="120" w:line="360" w:lineRule="auto"/>
        <w:jc w:val="both"/>
        <w:rPr>
          <w:rFonts w:ascii="Arial" w:eastAsia="Arial" w:hAnsi="Arial" w:cs="Arial"/>
        </w:rPr>
      </w:pPr>
    </w:p>
    <w:p w14:paraId="0000003E" w14:textId="77777777" w:rsidR="00D96ACF" w:rsidRDefault="00D96ACF">
      <w:pPr>
        <w:spacing w:after="120" w:line="240" w:lineRule="auto"/>
        <w:rPr>
          <w:rFonts w:ascii="Arial" w:eastAsia="Arial" w:hAnsi="Arial" w:cs="Arial"/>
          <w:b/>
          <w:sz w:val="28"/>
          <w:szCs w:val="28"/>
          <w:highlight w:val="green"/>
        </w:rPr>
      </w:pPr>
      <w:bookmarkStart w:id="1" w:name="_heading=h.qd37pvo1djk2" w:colFirst="0" w:colLast="0"/>
      <w:bookmarkEnd w:id="1"/>
    </w:p>
    <w:p w14:paraId="00000040" w14:textId="7F3EB70A" w:rsidR="00D96ACF" w:rsidRDefault="00DC1889">
      <w:pPr>
        <w:spacing w:after="120" w:line="240" w:lineRule="auto"/>
        <w:rPr>
          <w:rFonts w:ascii="Arial" w:eastAsia="Arial" w:hAnsi="Arial" w:cs="Arial"/>
          <w:b/>
          <w:sz w:val="28"/>
          <w:szCs w:val="28"/>
          <w:highlight w:val="green"/>
        </w:rPr>
      </w:pPr>
      <w:bookmarkStart w:id="2" w:name="_heading=h.jvzns88435jq" w:colFirst="0" w:colLast="0"/>
      <w:bookmarkEnd w:id="2"/>
      <w:r>
        <w:br w:type="page"/>
      </w:r>
      <w:bookmarkStart w:id="3" w:name="_heading=h.xbt1pzoeyf0c" w:colFirst="0" w:colLast="0"/>
      <w:bookmarkEnd w:id="3"/>
      <w:r>
        <w:rPr>
          <w:rFonts w:ascii="Arial" w:eastAsia="Arial" w:hAnsi="Arial" w:cs="Arial"/>
          <w:b/>
          <w:sz w:val="28"/>
          <w:szCs w:val="28"/>
          <w:highlight w:val="green"/>
        </w:rPr>
        <w:lastRenderedPageBreak/>
        <w:t>&lt;SCO1&gt; ABERTURA DO CURSO</w:t>
      </w:r>
      <w:r w:rsidR="009B5367">
        <w:rPr>
          <w:rFonts w:ascii="Arial" w:eastAsia="Arial" w:hAnsi="Arial" w:cs="Arial"/>
          <w:b/>
          <w:sz w:val="28"/>
          <w:szCs w:val="28"/>
          <w:highlight w:val="green"/>
        </w:rPr>
        <w:t xml:space="preserve"> </w:t>
      </w:r>
      <w:r w:rsidR="009B5367">
        <w:t xml:space="preserve">     </w:t>
      </w:r>
      <w:r>
        <w:rPr>
          <w:rFonts w:ascii="Arial" w:eastAsia="Arial" w:hAnsi="Arial" w:cs="Arial"/>
          <w:b/>
          <w:sz w:val="28"/>
          <w:szCs w:val="28"/>
          <w:highlight w:val="green"/>
        </w:rPr>
        <w:t xml:space="preserve"> </w:t>
      </w:r>
    </w:p>
    <w:p w14:paraId="00000041" w14:textId="77777777" w:rsidR="00D96ACF" w:rsidRDefault="00DC1889">
      <w:pPr>
        <w:spacing w:after="0" w:line="240" w:lineRule="auto"/>
        <w:jc w:val="both"/>
        <w:rPr>
          <w:rFonts w:ascii="Arial" w:eastAsia="Arial" w:hAnsi="Arial" w:cs="Arial"/>
          <w:b/>
        </w:rPr>
      </w:pPr>
      <w:bookmarkStart w:id="4" w:name="_heading=h.1fob9te" w:colFirst="0" w:colLast="0"/>
      <w:bookmarkEnd w:id="4"/>
      <w:r>
        <w:rPr>
          <w:rFonts w:ascii="Arial" w:eastAsia="Arial" w:hAnsi="Arial" w:cs="Arial"/>
          <w:b/>
          <w:highlight w:val="green"/>
        </w:rPr>
        <w:t>&lt;CAPA&gt; &lt;Título&gt;</w:t>
      </w:r>
      <w:r>
        <w:rPr>
          <w:rFonts w:ascii="Arial" w:eastAsia="Arial" w:hAnsi="Arial" w:cs="Arial"/>
          <w:b/>
        </w:rPr>
        <w:t xml:space="preserve"> ABERTURA DO CURSO</w:t>
      </w:r>
    </w:p>
    <w:p w14:paraId="430D7EC8" w14:textId="77777777" w:rsidR="00AF109D" w:rsidRDefault="00AF109D" w:rsidP="00AF109D">
      <w:pPr>
        <w:spacing w:after="0" w:line="240" w:lineRule="auto"/>
        <w:jc w:val="both"/>
        <w:rPr>
          <w:rFonts w:ascii="Arial" w:eastAsia="Arial" w:hAnsi="Arial" w:cs="Arial"/>
          <w:b/>
        </w:rPr>
      </w:pPr>
      <w:bookmarkStart w:id="5" w:name="_heading=h.ytj7aknu75" w:colFirst="0" w:colLast="0"/>
      <w:bookmarkStart w:id="6" w:name="_heading=h.w7996myqwnj" w:colFirst="0" w:colLast="0"/>
      <w:bookmarkStart w:id="7" w:name="_heading=h.pdn0t2gpzt1" w:colFirst="0" w:colLast="0"/>
      <w:bookmarkEnd w:id="5"/>
      <w:bookmarkEnd w:id="6"/>
      <w:bookmarkEnd w:id="7"/>
    </w:p>
    <w:p w14:paraId="77C59113" w14:textId="77777777" w:rsidR="00AF109D" w:rsidRDefault="00AF109D" w:rsidP="00AF109D">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noProof/>
          <w:lang w:eastAsia="pt-BR"/>
        </w:rPr>
        <w:drawing>
          <wp:inline distT="0" distB="0" distL="0" distR="0" wp14:anchorId="5E15187D" wp14:editId="6A5949F3">
            <wp:extent cx="2556437" cy="18764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businesspeople-analyzing-investment-graph-meeting-brainstorming-and-discussing-plan-in-meeting-room-138899795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0046" cy="1879074"/>
                    </a:xfrm>
                    <a:prstGeom prst="rect">
                      <a:avLst/>
                    </a:prstGeom>
                  </pic:spPr>
                </pic:pic>
              </a:graphicData>
            </a:graphic>
          </wp:inline>
        </w:drawing>
      </w:r>
    </w:p>
    <w:p w14:paraId="715B7E9C" w14:textId="77777777" w:rsidR="00AF109D" w:rsidRPr="00E75E00" w:rsidRDefault="00AF109D" w:rsidP="00AF109D">
      <w:pPr>
        <w:pBdr>
          <w:top w:val="nil"/>
          <w:left w:val="nil"/>
          <w:bottom w:val="nil"/>
          <w:right w:val="nil"/>
          <w:between w:val="nil"/>
        </w:pBdr>
        <w:spacing w:after="120" w:line="240" w:lineRule="auto"/>
        <w:jc w:val="both"/>
        <w:rPr>
          <w:rFonts w:ascii="Arial" w:eastAsia="Arial" w:hAnsi="Arial" w:cs="Arial"/>
          <w:highlight w:val="cyan"/>
        </w:rPr>
      </w:pPr>
      <w:proofErr w:type="spellStart"/>
      <w:r w:rsidRPr="00E75E00">
        <w:rPr>
          <w:rFonts w:ascii="Arial" w:eastAsia="Arial" w:hAnsi="Arial" w:cs="Arial"/>
          <w:color w:val="000000"/>
          <w:sz w:val="24"/>
          <w:szCs w:val="24"/>
          <w:highlight w:val="cyan"/>
        </w:rPr>
        <w:t>Shutterstock</w:t>
      </w:r>
      <w:proofErr w:type="spellEnd"/>
      <w:r w:rsidRPr="00E75E00">
        <w:rPr>
          <w:rFonts w:ascii="Arial" w:eastAsia="Arial" w:hAnsi="Arial" w:cs="Arial"/>
          <w:color w:val="000000"/>
          <w:sz w:val="24"/>
          <w:szCs w:val="24"/>
          <w:highlight w:val="cyan"/>
        </w:rPr>
        <w:t xml:space="preserve"> </w:t>
      </w:r>
      <w:r w:rsidRPr="00E75E00">
        <w:rPr>
          <w:rFonts w:ascii="Arial" w:eastAsia="Arial" w:hAnsi="Arial" w:cs="Arial"/>
          <w:highlight w:val="cyan"/>
        </w:rPr>
        <w:t>ID 1388997959</w:t>
      </w:r>
    </w:p>
    <w:p w14:paraId="00000045" w14:textId="77777777" w:rsidR="00D96ACF" w:rsidRDefault="00D96ACF">
      <w:pPr>
        <w:spacing w:after="0"/>
        <w:rPr>
          <w:rFonts w:ascii="Arial" w:eastAsia="Arial" w:hAnsi="Arial" w:cs="Arial"/>
          <w:sz w:val="24"/>
          <w:szCs w:val="24"/>
        </w:rPr>
      </w:pPr>
    </w:p>
    <w:p w14:paraId="0301C08B" w14:textId="12069036" w:rsidR="008335FC" w:rsidRPr="00C67E09" w:rsidRDefault="00DC1889">
      <w:pPr>
        <w:spacing w:after="0"/>
        <w:rPr>
          <w:rFonts w:ascii="Arial" w:eastAsia="Arial" w:hAnsi="Arial" w:cs="Arial"/>
          <w:sz w:val="24"/>
          <w:szCs w:val="24"/>
        </w:rPr>
      </w:pPr>
      <w:bookmarkStart w:id="8" w:name="_heading=h.s218jv4o2shw" w:colFirst="0" w:colLast="0"/>
      <w:bookmarkEnd w:id="8"/>
      <w:r>
        <w:rPr>
          <w:rFonts w:ascii="Arial" w:eastAsia="Arial" w:hAnsi="Arial" w:cs="Arial"/>
          <w:b/>
          <w:highlight w:val="green"/>
        </w:rPr>
        <w:t>&lt;H2&gt;</w:t>
      </w:r>
      <w:r w:rsidR="00E17499" w:rsidRPr="00E17499">
        <w:t xml:space="preserve"> </w:t>
      </w:r>
      <w:r w:rsidR="004B7A73" w:rsidRPr="004B7A73">
        <w:rPr>
          <w:rFonts w:ascii="Arial" w:eastAsia="Arial" w:hAnsi="Arial" w:cs="Arial"/>
          <w:bCs/>
          <w:color w:val="000000"/>
          <w:sz w:val="24"/>
        </w:rPr>
        <w:t>Planejamento e Estratégias</w:t>
      </w:r>
    </w:p>
    <w:p w14:paraId="00000047" w14:textId="0791E4C3" w:rsidR="00D96ACF" w:rsidRDefault="00D96ACF">
      <w:pPr>
        <w:spacing w:after="0"/>
        <w:rPr>
          <w:rFonts w:ascii="Arial" w:eastAsia="Arial" w:hAnsi="Arial" w:cs="Arial"/>
          <w:sz w:val="24"/>
          <w:szCs w:val="24"/>
        </w:rPr>
      </w:pPr>
      <w:bookmarkStart w:id="9" w:name="_heading=h.otdidxb3a3rq" w:colFirst="0" w:colLast="0"/>
      <w:bookmarkEnd w:id="9"/>
    </w:p>
    <w:p w14:paraId="5B3D7CDF" w14:textId="69DCD58A" w:rsidR="008978AE" w:rsidRDefault="00DC1889">
      <w:pPr>
        <w:spacing w:after="0"/>
        <w:rPr>
          <w:rFonts w:ascii="Arial" w:eastAsia="Arial" w:hAnsi="Arial" w:cs="Arial"/>
          <w:sz w:val="24"/>
          <w:szCs w:val="24"/>
        </w:rPr>
      </w:pPr>
      <w:bookmarkStart w:id="10" w:name="_heading=h.ksyx9r1cp68u" w:colFirst="0" w:colLast="0"/>
      <w:bookmarkEnd w:id="10"/>
      <w:r>
        <w:rPr>
          <w:rFonts w:ascii="Arial" w:eastAsia="Arial" w:hAnsi="Arial" w:cs="Arial"/>
          <w:sz w:val="24"/>
          <w:szCs w:val="24"/>
        </w:rPr>
        <w:t xml:space="preserve">Olá! </w:t>
      </w:r>
      <w:r w:rsidR="00634D60">
        <w:rPr>
          <w:rFonts w:ascii="Arial" w:eastAsia="Arial" w:hAnsi="Arial" w:cs="Arial"/>
          <w:sz w:val="24"/>
          <w:szCs w:val="24"/>
        </w:rPr>
        <w:t xml:space="preserve">Bem-vindo ao </w:t>
      </w:r>
      <w:r>
        <w:rPr>
          <w:rFonts w:ascii="Arial" w:eastAsia="Arial" w:hAnsi="Arial" w:cs="Arial"/>
          <w:sz w:val="24"/>
          <w:szCs w:val="24"/>
        </w:rPr>
        <w:t xml:space="preserve">curso </w:t>
      </w:r>
      <w:r w:rsidR="004B7A73" w:rsidRPr="004B7A73">
        <w:rPr>
          <w:rFonts w:ascii="Arial" w:eastAsia="Arial" w:hAnsi="Arial" w:cs="Arial"/>
          <w:b/>
          <w:bCs/>
          <w:color w:val="000000"/>
          <w:sz w:val="24"/>
        </w:rPr>
        <w:t>Planejamento e Estratégias</w:t>
      </w:r>
      <w:r w:rsidR="0037253A">
        <w:rPr>
          <w:rFonts w:ascii="Arial" w:eastAsia="Arial" w:hAnsi="Arial" w:cs="Arial"/>
          <w:b/>
          <w:bCs/>
          <w:color w:val="000000"/>
          <w:sz w:val="24"/>
        </w:rPr>
        <w:t>!</w:t>
      </w:r>
    </w:p>
    <w:p w14:paraId="681CA7E1" w14:textId="77777777" w:rsidR="008978AE" w:rsidRDefault="008978AE">
      <w:pPr>
        <w:spacing w:after="0"/>
        <w:rPr>
          <w:rFonts w:ascii="Arial" w:eastAsia="Arial" w:hAnsi="Arial" w:cs="Arial"/>
          <w:sz w:val="24"/>
          <w:szCs w:val="24"/>
        </w:rPr>
      </w:pPr>
    </w:p>
    <w:p w14:paraId="00000048" w14:textId="05810DF1" w:rsidR="00D96ACF" w:rsidRDefault="00367A0C">
      <w:pPr>
        <w:spacing w:after="0"/>
        <w:rPr>
          <w:rFonts w:ascii="Arial" w:eastAsia="Arial" w:hAnsi="Arial" w:cs="Arial"/>
          <w:sz w:val="24"/>
          <w:szCs w:val="24"/>
        </w:rPr>
      </w:pPr>
      <w:r>
        <w:rPr>
          <w:rFonts w:ascii="Arial" w:eastAsia="Arial" w:hAnsi="Arial" w:cs="Arial"/>
          <w:sz w:val="24"/>
          <w:szCs w:val="24"/>
        </w:rPr>
        <w:t xml:space="preserve">Neste curso você </w:t>
      </w:r>
      <w:r w:rsidR="00634D60" w:rsidRPr="00634D60">
        <w:rPr>
          <w:rFonts w:ascii="Arial" w:eastAsia="Arial" w:hAnsi="Arial" w:cs="Arial"/>
          <w:sz w:val="24"/>
          <w:szCs w:val="24"/>
        </w:rPr>
        <w:t xml:space="preserve">terá </w:t>
      </w:r>
      <w:r w:rsidR="00AF109D" w:rsidRPr="00AF109D">
        <w:rPr>
          <w:rFonts w:ascii="Arial" w:eastAsia="Arial" w:hAnsi="Arial" w:cs="Arial"/>
          <w:sz w:val="24"/>
          <w:szCs w:val="24"/>
        </w:rPr>
        <w:t xml:space="preserve">uma visão das possibilidades de ações para melhorar o desempenho empresarial, considerando o aumento de receita e </w:t>
      </w:r>
      <w:r w:rsidR="0037253A">
        <w:rPr>
          <w:rFonts w:ascii="Arial" w:eastAsia="Arial" w:hAnsi="Arial" w:cs="Arial"/>
          <w:sz w:val="24"/>
          <w:szCs w:val="24"/>
        </w:rPr>
        <w:t xml:space="preserve">a </w:t>
      </w:r>
      <w:r w:rsidR="00AF109D" w:rsidRPr="00AF109D">
        <w:rPr>
          <w:rFonts w:ascii="Arial" w:eastAsia="Arial" w:hAnsi="Arial" w:cs="Arial"/>
          <w:sz w:val="24"/>
          <w:szCs w:val="24"/>
        </w:rPr>
        <w:t>redução de custos</w:t>
      </w:r>
      <w:r w:rsidR="0037253A">
        <w:rPr>
          <w:rFonts w:ascii="Arial" w:eastAsia="Arial" w:hAnsi="Arial" w:cs="Arial"/>
          <w:sz w:val="24"/>
          <w:szCs w:val="24"/>
        </w:rPr>
        <w:t>,</w:t>
      </w:r>
      <w:r w:rsidR="00AF109D" w:rsidRPr="00AF109D">
        <w:rPr>
          <w:rFonts w:ascii="Arial" w:eastAsia="Arial" w:hAnsi="Arial" w:cs="Arial"/>
          <w:sz w:val="24"/>
          <w:szCs w:val="24"/>
        </w:rPr>
        <w:t xml:space="preserve"> com ganhos de produtividade.</w:t>
      </w:r>
    </w:p>
    <w:p w14:paraId="75F18827" w14:textId="77777777" w:rsidR="00634D60" w:rsidRDefault="00634D60">
      <w:pPr>
        <w:spacing w:after="0"/>
        <w:rPr>
          <w:rFonts w:ascii="Arial" w:eastAsia="Arial" w:hAnsi="Arial" w:cs="Arial"/>
          <w:sz w:val="24"/>
          <w:szCs w:val="24"/>
        </w:rPr>
      </w:pPr>
    </w:p>
    <w:p w14:paraId="6BDEBE75" w14:textId="6D234CC8" w:rsidR="008978AE" w:rsidRDefault="00667E1E">
      <w:pPr>
        <w:spacing w:after="0"/>
        <w:rPr>
          <w:rFonts w:ascii="Arial" w:eastAsia="Arial" w:hAnsi="Arial" w:cs="Arial"/>
          <w:sz w:val="24"/>
          <w:szCs w:val="24"/>
        </w:rPr>
      </w:pPr>
      <w:bookmarkStart w:id="11" w:name="_heading=h.jylmxohd4zoc" w:colFirst="0" w:colLast="0"/>
      <w:bookmarkStart w:id="12" w:name="_heading=h.vpk5djtb4aip" w:colFirst="0" w:colLast="0"/>
      <w:bookmarkEnd w:id="11"/>
      <w:bookmarkEnd w:id="12"/>
      <w:r>
        <w:rPr>
          <w:rFonts w:ascii="Arial" w:eastAsia="Arial" w:hAnsi="Arial" w:cs="Arial"/>
          <w:sz w:val="24"/>
          <w:szCs w:val="24"/>
        </w:rPr>
        <w:t xml:space="preserve">Este curso tem uma carga horária de </w:t>
      </w:r>
      <w:r>
        <w:rPr>
          <w:rFonts w:ascii="Arial" w:eastAsia="Arial" w:hAnsi="Arial" w:cs="Arial"/>
          <w:b/>
          <w:sz w:val="24"/>
          <w:szCs w:val="24"/>
        </w:rPr>
        <w:t>2 horas</w:t>
      </w:r>
      <w:r>
        <w:rPr>
          <w:rFonts w:ascii="Arial" w:eastAsia="Arial" w:hAnsi="Arial" w:cs="Arial"/>
          <w:sz w:val="24"/>
          <w:szCs w:val="24"/>
        </w:rPr>
        <w:t>.</w:t>
      </w:r>
    </w:p>
    <w:p w14:paraId="5EBFC53F" w14:textId="77777777" w:rsidR="008E64AB" w:rsidRDefault="008E64AB">
      <w:pPr>
        <w:spacing w:after="0"/>
        <w:rPr>
          <w:rFonts w:ascii="Arial" w:eastAsia="Arial" w:hAnsi="Arial" w:cs="Arial"/>
          <w:sz w:val="24"/>
          <w:szCs w:val="24"/>
        </w:rPr>
      </w:pPr>
    </w:p>
    <w:p w14:paraId="77AC3B7C" w14:textId="0CBD2B14" w:rsidR="004B7A73" w:rsidRDefault="004B7A73" w:rsidP="004B7A73">
      <w:pPr>
        <w:rPr>
          <w:rFonts w:ascii="Arial" w:hAnsi="Arial" w:cs="Arial"/>
          <w:sz w:val="24"/>
          <w:szCs w:val="24"/>
        </w:rPr>
      </w:pPr>
      <w:r w:rsidRPr="004B7A73">
        <w:rPr>
          <w:rFonts w:ascii="Arial" w:hAnsi="Arial" w:cs="Arial"/>
          <w:sz w:val="24"/>
          <w:szCs w:val="24"/>
        </w:rPr>
        <w:t>Avance para assistir o vídeo “</w:t>
      </w:r>
      <w:r w:rsidR="008A5F52">
        <w:rPr>
          <w:rFonts w:ascii="Arial" w:hAnsi="Arial" w:cs="Arial"/>
          <w:b/>
          <w:sz w:val="24"/>
          <w:szCs w:val="24"/>
        </w:rPr>
        <w:t>Apresentação</w:t>
      </w:r>
      <w:r w:rsidRPr="004B7A73">
        <w:rPr>
          <w:rFonts w:ascii="Arial" w:hAnsi="Arial" w:cs="Arial"/>
          <w:b/>
          <w:sz w:val="24"/>
          <w:szCs w:val="24"/>
        </w:rPr>
        <w:t xml:space="preserve"> ao curso</w:t>
      </w:r>
      <w:r w:rsidRPr="004B7A73">
        <w:rPr>
          <w:rFonts w:ascii="Arial" w:hAnsi="Arial" w:cs="Arial"/>
          <w:sz w:val="24"/>
          <w:szCs w:val="24"/>
        </w:rPr>
        <w:t>”, e conheça a estrutura e os temas que você estudará ficando por aqui.</w:t>
      </w:r>
      <w:r w:rsidR="008A5F52">
        <w:rPr>
          <w:rFonts w:ascii="Arial" w:hAnsi="Arial" w:cs="Arial"/>
          <w:sz w:val="24"/>
          <w:szCs w:val="24"/>
        </w:rPr>
        <w:t xml:space="preserve"> </w:t>
      </w:r>
    </w:p>
    <w:p w14:paraId="1461F33D" w14:textId="0DFF87FE" w:rsidR="008A5F52" w:rsidRPr="004B7A73" w:rsidRDefault="008A5F52" w:rsidP="004B7A73">
      <w:pPr>
        <w:rPr>
          <w:rFonts w:ascii="Arial" w:hAnsi="Arial" w:cs="Arial"/>
          <w:sz w:val="24"/>
          <w:szCs w:val="24"/>
        </w:rPr>
      </w:pPr>
      <w:r>
        <w:rPr>
          <w:rFonts w:ascii="Arial" w:hAnsi="Arial" w:cs="Arial"/>
          <w:sz w:val="24"/>
          <w:szCs w:val="24"/>
        </w:rPr>
        <w:t>Após assistir o vídeo, você fará uma atividade de autorreflexão.</w:t>
      </w:r>
    </w:p>
    <w:p w14:paraId="25730DD8" w14:textId="77777777" w:rsidR="004B7A73" w:rsidRPr="004B7A73" w:rsidRDefault="004B7A73" w:rsidP="004B7A73">
      <w:pPr>
        <w:spacing w:after="120" w:line="240" w:lineRule="auto"/>
        <w:rPr>
          <w:rFonts w:ascii="Arial" w:hAnsi="Arial" w:cs="Arial"/>
          <w:sz w:val="24"/>
          <w:szCs w:val="24"/>
          <w:highlight w:val="cyan"/>
        </w:rPr>
      </w:pPr>
      <w:r w:rsidRPr="004B7A73">
        <w:rPr>
          <w:rFonts w:ascii="Arial" w:hAnsi="Arial" w:cs="Arial"/>
          <w:sz w:val="24"/>
          <w:szCs w:val="24"/>
          <w:highlight w:val="cyan"/>
        </w:rPr>
        <w:t>&lt;inserir marcador de progresso “você está aqui</w:t>
      </w:r>
      <w:proofErr w:type="gramStart"/>
      <w:r w:rsidRPr="004B7A73">
        <w:rPr>
          <w:rFonts w:ascii="Arial" w:hAnsi="Arial" w:cs="Arial"/>
          <w:sz w:val="24"/>
          <w:szCs w:val="24"/>
          <w:highlight w:val="cyan"/>
        </w:rPr>
        <w:t>”</w:t>
      </w:r>
      <w:proofErr w:type="gramEnd"/>
      <w:r w:rsidRPr="004B7A73">
        <w:rPr>
          <w:rFonts w:ascii="Arial" w:hAnsi="Arial" w:cs="Arial"/>
          <w:sz w:val="24"/>
          <w:szCs w:val="24"/>
          <w:highlight w:val="cyan"/>
        </w:rPr>
        <w:t>&gt;</w:t>
      </w:r>
    </w:p>
    <w:p w14:paraId="49E6CC71" w14:textId="77777777" w:rsidR="004B7A73" w:rsidRPr="004B7A73" w:rsidRDefault="004B7A73" w:rsidP="004B7A73">
      <w:pPr>
        <w:spacing w:after="120" w:line="240" w:lineRule="auto"/>
        <w:rPr>
          <w:rFonts w:ascii="Arial" w:hAnsi="Arial" w:cs="Arial"/>
          <w:b/>
          <w:sz w:val="24"/>
          <w:szCs w:val="24"/>
          <w:highlight w:val="green"/>
        </w:rPr>
      </w:pPr>
    </w:p>
    <w:p w14:paraId="363DF500" w14:textId="77777777" w:rsidR="004B7A73" w:rsidRPr="00AF109D" w:rsidRDefault="004B7A73" w:rsidP="004B7A73">
      <w:pPr>
        <w:spacing w:after="120" w:line="240" w:lineRule="auto"/>
        <w:rPr>
          <w:rFonts w:ascii="Arial" w:hAnsi="Arial" w:cs="Arial"/>
          <w:b/>
          <w:sz w:val="28"/>
          <w:szCs w:val="24"/>
          <w:highlight w:val="green"/>
        </w:rPr>
      </w:pPr>
      <w:r w:rsidRPr="00AF109D">
        <w:rPr>
          <w:rFonts w:ascii="Arial" w:hAnsi="Arial" w:cs="Arial"/>
          <w:b/>
          <w:sz w:val="28"/>
          <w:szCs w:val="24"/>
          <w:highlight w:val="green"/>
        </w:rPr>
        <w:t>&lt;SCO2&gt; Vídeo | Apresentação do curso</w:t>
      </w:r>
    </w:p>
    <w:p w14:paraId="01ECD4B3" w14:textId="13C27106" w:rsidR="004B7A73" w:rsidRPr="003B1901" w:rsidRDefault="004B7A73" w:rsidP="004B7A73">
      <w:pPr>
        <w:spacing w:line="240" w:lineRule="auto"/>
        <w:jc w:val="both"/>
        <w:rPr>
          <w:rFonts w:ascii="Arial" w:hAnsi="Arial" w:cs="Arial"/>
          <w:sz w:val="24"/>
          <w:szCs w:val="24"/>
        </w:rPr>
      </w:pPr>
      <w:r w:rsidRPr="003B1901">
        <w:rPr>
          <w:rFonts w:ascii="Arial" w:hAnsi="Arial" w:cs="Arial"/>
          <w:sz w:val="24"/>
          <w:szCs w:val="24"/>
          <w:highlight w:val="lightGray"/>
        </w:rPr>
        <w:t>&lt;Vídeo&gt;</w:t>
      </w:r>
      <w:r w:rsidR="002C6565" w:rsidRPr="003B1901">
        <w:rPr>
          <w:highlight w:val="lightGray"/>
        </w:rPr>
        <w:t xml:space="preserve"> </w:t>
      </w:r>
      <w:r w:rsidR="002C6565" w:rsidRPr="003B1901">
        <w:rPr>
          <w:rFonts w:ascii="Arial" w:hAnsi="Arial" w:cs="Arial"/>
          <w:sz w:val="24"/>
          <w:szCs w:val="24"/>
          <w:highlight w:val="lightGray"/>
        </w:rPr>
        <w:t>2020081</w:t>
      </w:r>
      <w:r w:rsidR="003B1901" w:rsidRPr="003B1901">
        <w:rPr>
          <w:rFonts w:ascii="Arial" w:hAnsi="Arial" w:cs="Arial"/>
          <w:sz w:val="24"/>
          <w:szCs w:val="24"/>
          <w:highlight w:val="lightGray"/>
        </w:rPr>
        <w:t>7</w:t>
      </w:r>
      <w:r w:rsidR="002C6565" w:rsidRPr="003B1901">
        <w:rPr>
          <w:rFonts w:ascii="Arial" w:hAnsi="Arial" w:cs="Arial"/>
          <w:sz w:val="24"/>
          <w:szCs w:val="24"/>
          <w:highlight w:val="lightGray"/>
        </w:rPr>
        <w:t>_003_ER_PLANEJAMENTO_E_ESTRATEGIAS_VD1</w:t>
      </w:r>
    </w:p>
    <w:p w14:paraId="7095527D" w14:textId="77777777" w:rsidR="008E64AB" w:rsidRDefault="008E64AB">
      <w:pPr>
        <w:spacing w:after="0"/>
        <w:rPr>
          <w:rFonts w:ascii="Arial" w:eastAsia="Arial" w:hAnsi="Arial" w:cs="Arial"/>
          <w:sz w:val="24"/>
          <w:szCs w:val="24"/>
        </w:rPr>
      </w:pPr>
    </w:p>
    <w:p w14:paraId="0525C2F6" w14:textId="45CEE2A6" w:rsidR="008E64AB" w:rsidRPr="00A65174" w:rsidRDefault="008E64AB" w:rsidP="008E64AB">
      <w:pPr>
        <w:spacing w:after="120" w:line="240" w:lineRule="auto"/>
        <w:rPr>
          <w:rFonts w:ascii="Arial" w:hAnsi="Arial" w:cs="Arial"/>
          <w:b/>
          <w:sz w:val="28"/>
          <w:szCs w:val="28"/>
          <w:highlight w:val="green"/>
        </w:rPr>
      </w:pPr>
      <w:r w:rsidRPr="00A65174">
        <w:rPr>
          <w:rFonts w:ascii="Arial" w:hAnsi="Arial" w:cs="Arial"/>
          <w:b/>
          <w:sz w:val="28"/>
          <w:szCs w:val="28"/>
          <w:highlight w:val="green"/>
        </w:rPr>
        <w:t>&lt;SCO</w:t>
      </w:r>
      <w:r>
        <w:rPr>
          <w:rFonts w:ascii="Arial" w:hAnsi="Arial" w:cs="Arial"/>
          <w:b/>
          <w:sz w:val="28"/>
          <w:szCs w:val="28"/>
          <w:highlight w:val="green"/>
        </w:rPr>
        <w:t>3</w:t>
      </w:r>
      <w:r w:rsidRPr="00A65174">
        <w:rPr>
          <w:rFonts w:ascii="Arial" w:hAnsi="Arial" w:cs="Arial"/>
          <w:b/>
          <w:sz w:val="28"/>
          <w:szCs w:val="28"/>
          <w:highlight w:val="green"/>
        </w:rPr>
        <w:t>&gt; Atividade diagnóstica</w:t>
      </w:r>
    </w:p>
    <w:p w14:paraId="14B5103E" w14:textId="253661EB" w:rsidR="008E64AB" w:rsidRPr="00A65174" w:rsidRDefault="008E64AB" w:rsidP="008E64AB">
      <w:pPr>
        <w:spacing w:line="240" w:lineRule="auto"/>
        <w:jc w:val="both"/>
        <w:rPr>
          <w:rFonts w:ascii="Arial" w:hAnsi="Arial" w:cs="Arial"/>
          <w:b/>
        </w:rPr>
      </w:pPr>
      <w:r w:rsidRPr="00A65174">
        <w:rPr>
          <w:rFonts w:ascii="Arial" w:hAnsi="Arial" w:cs="Arial"/>
          <w:b/>
          <w:highlight w:val="cyan"/>
        </w:rPr>
        <w:t xml:space="preserve">&lt;CAPA&gt; &lt;Título&gt; </w:t>
      </w:r>
      <w:r w:rsidR="0066524F" w:rsidRPr="0066524F">
        <w:rPr>
          <w:rFonts w:ascii="Arial" w:hAnsi="Arial" w:cs="Arial"/>
        </w:rPr>
        <w:t>Olhando pra dentro</w:t>
      </w:r>
    </w:p>
    <w:p w14:paraId="013CC8D5" w14:textId="77777777" w:rsidR="008E64AB" w:rsidRPr="00A65174" w:rsidRDefault="008E64AB" w:rsidP="008E64AB">
      <w:pPr>
        <w:spacing w:after="0"/>
        <w:rPr>
          <w:rFonts w:ascii="Arial" w:eastAsia="Arial" w:hAnsi="Arial" w:cs="Arial"/>
          <w:sz w:val="24"/>
          <w:szCs w:val="24"/>
        </w:rPr>
      </w:pPr>
    </w:p>
    <w:p w14:paraId="13F15099" w14:textId="77777777" w:rsidR="008E64AB" w:rsidRPr="00A65174" w:rsidRDefault="008E64AB" w:rsidP="008E64AB">
      <w:pPr>
        <w:spacing w:after="120" w:line="240" w:lineRule="auto"/>
        <w:rPr>
          <w:rFonts w:ascii="Arial" w:hAnsi="Arial" w:cs="Arial"/>
          <w:b/>
          <w:sz w:val="24"/>
          <w:szCs w:val="24"/>
        </w:rPr>
      </w:pPr>
      <w:r w:rsidRPr="00A65174">
        <w:rPr>
          <w:rFonts w:ascii="Arial" w:hAnsi="Arial" w:cs="Arial"/>
          <w:b/>
          <w:sz w:val="24"/>
          <w:szCs w:val="24"/>
        </w:rPr>
        <w:t>Você sabe para o que serve uma atividade diagnóstica?</w:t>
      </w:r>
    </w:p>
    <w:p w14:paraId="2BADC06C" w14:textId="04439CAC" w:rsidR="008E64AB" w:rsidRPr="00A65174" w:rsidRDefault="008E64AB" w:rsidP="008E64AB">
      <w:pPr>
        <w:spacing w:after="120"/>
        <w:rPr>
          <w:rFonts w:ascii="Arial" w:hAnsi="Arial" w:cs="Arial"/>
          <w:sz w:val="24"/>
          <w:szCs w:val="24"/>
        </w:rPr>
      </w:pPr>
      <w:r w:rsidRPr="00A65174">
        <w:rPr>
          <w:rFonts w:ascii="Arial" w:hAnsi="Arial" w:cs="Arial"/>
          <w:sz w:val="24"/>
          <w:szCs w:val="24"/>
        </w:rPr>
        <w:t>Trata-se de um exercício de reflexão. São perguntas qu</w:t>
      </w:r>
      <w:r w:rsidR="0037253A">
        <w:rPr>
          <w:rFonts w:ascii="Arial" w:hAnsi="Arial" w:cs="Arial"/>
          <w:sz w:val="24"/>
          <w:szCs w:val="24"/>
        </w:rPr>
        <w:t>e nos levam a olhar para dentro</w:t>
      </w:r>
      <w:r w:rsidRPr="00A65174">
        <w:rPr>
          <w:rFonts w:ascii="Arial" w:hAnsi="Arial" w:cs="Arial"/>
          <w:sz w:val="24"/>
          <w:szCs w:val="24"/>
        </w:rPr>
        <w:t xml:space="preserve"> de nós ou de nossa empresa, identificando como temos agido em relação aos temas tratados no curso.</w:t>
      </w:r>
    </w:p>
    <w:p w14:paraId="43BBAF1C" w14:textId="53357921" w:rsidR="008E64AB" w:rsidRPr="00A65174" w:rsidRDefault="0037253A" w:rsidP="008E64AB">
      <w:pPr>
        <w:spacing w:after="120"/>
        <w:rPr>
          <w:rFonts w:ascii="Arial" w:hAnsi="Arial" w:cs="Arial"/>
          <w:sz w:val="24"/>
          <w:szCs w:val="24"/>
        </w:rPr>
      </w:pPr>
      <w:r>
        <w:rPr>
          <w:rFonts w:ascii="Arial" w:hAnsi="Arial" w:cs="Arial"/>
          <w:sz w:val="24"/>
          <w:szCs w:val="24"/>
        </w:rPr>
        <w:lastRenderedPageBreak/>
        <w:t>Aqui</w:t>
      </w:r>
      <w:r w:rsidR="00A70F58" w:rsidRPr="00A65174">
        <w:rPr>
          <w:rFonts w:ascii="Arial" w:hAnsi="Arial" w:cs="Arial"/>
          <w:sz w:val="24"/>
          <w:szCs w:val="24"/>
        </w:rPr>
        <w:t xml:space="preserve"> queremos saber </w:t>
      </w:r>
      <w:r w:rsidR="00CF71FD">
        <w:rPr>
          <w:rFonts w:ascii="Arial" w:hAnsi="Arial" w:cs="Arial"/>
          <w:sz w:val="24"/>
          <w:szCs w:val="24"/>
        </w:rPr>
        <w:t xml:space="preserve">a sua opinião sobre planejamento e estratégia. </w:t>
      </w:r>
      <w:r w:rsidR="008E64AB" w:rsidRPr="00A65174">
        <w:rPr>
          <w:rFonts w:ascii="Arial" w:hAnsi="Arial" w:cs="Arial"/>
          <w:sz w:val="24"/>
          <w:szCs w:val="24"/>
        </w:rPr>
        <w:t>Vamos lá? Responda às questões assinalando a alternativa que mais se aproxima de sua realidade.</w:t>
      </w:r>
    </w:p>
    <w:p w14:paraId="4E0E5747" w14:textId="59E04964" w:rsidR="008E64AB" w:rsidRDefault="008E64AB" w:rsidP="00CF71FD">
      <w:pPr>
        <w:rPr>
          <w:rFonts w:ascii="Arial" w:eastAsia="Arial" w:hAnsi="Arial" w:cs="Arial"/>
          <w:sz w:val="24"/>
          <w:szCs w:val="24"/>
        </w:rPr>
      </w:pPr>
      <w:r w:rsidRPr="00A65174">
        <w:rPr>
          <w:rFonts w:ascii="Arial" w:hAnsi="Arial" w:cs="Arial"/>
          <w:sz w:val="24"/>
          <w:szCs w:val="24"/>
        </w:rPr>
        <w:t>Não se preocupe, não há certo ou errado. A</w:t>
      </w:r>
      <w:r w:rsidR="008A5F52">
        <w:rPr>
          <w:rFonts w:ascii="Arial" w:hAnsi="Arial" w:cs="Arial"/>
          <w:sz w:val="24"/>
          <w:szCs w:val="24"/>
        </w:rPr>
        <w:t xml:space="preserve">o final, você saberá se marcou mais SIM ou NÃO.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5"/>
      </w:tblGrid>
      <w:tr w:rsidR="001F430F" w14:paraId="765ADC01" w14:textId="77777777" w:rsidTr="006A0347">
        <w:tc>
          <w:tcPr>
            <w:tcW w:w="9285" w:type="dxa"/>
            <w:shd w:val="clear" w:color="auto" w:fill="auto"/>
          </w:tcPr>
          <w:p w14:paraId="69BC42C8" w14:textId="22580E14" w:rsidR="001F430F" w:rsidRPr="0087672B" w:rsidRDefault="00A70F58" w:rsidP="00CF71FD">
            <w:pPr>
              <w:spacing w:after="120"/>
              <w:rPr>
                <w:rFonts w:ascii="Arial" w:eastAsia="Arial" w:hAnsi="Arial" w:cs="Arial"/>
                <w:color w:val="000000"/>
                <w:sz w:val="24"/>
                <w:szCs w:val="24"/>
              </w:rPr>
            </w:pPr>
            <w:r w:rsidRPr="0087672B">
              <w:rPr>
                <w:rFonts w:ascii="Arial" w:eastAsia="Arial" w:hAnsi="Arial" w:cs="Arial"/>
                <w:color w:val="000000"/>
                <w:sz w:val="24"/>
                <w:szCs w:val="24"/>
                <w:highlight w:val="green"/>
              </w:rPr>
              <w:t>&lt;</w:t>
            </w:r>
            <w:r>
              <w:rPr>
                <w:rFonts w:ascii="Arial" w:eastAsia="Arial" w:hAnsi="Arial" w:cs="Arial"/>
                <w:color w:val="000000"/>
                <w:sz w:val="24"/>
                <w:szCs w:val="24"/>
                <w:highlight w:val="green"/>
              </w:rPr>
              <w:t>ATIVIDADE DIAGNÓSTICA</w:t>
            </w:r>
            <w:r w:rsidRPr="0087672B">
              <w:rPr>
                <w:rFonts w:ascii="Arial" w:eastAsia="Arial" w:hAnsi="Arial" w:cs="Arial"/>
                <w:color w:val="000000"/>
                <w:sz w:val="24"/>
                <w:szCs w:val="24"/>
                <w:highlight w:val="green"/>
              </w:rPr>
              <w:t xml:space="preserve">&gt; </w:t>
            </w:r>
            <w:r w:rsidR="001F430F" w:rsidRPr="0087672B">
              <w:rPr>
                <w:rFonts w:ascii="Arial" w:eastAsia="Arial" w:hAnsi="Arial" w:cs="Arial"/>
                <w:color w:val="000000"/>
                <w:sz w:val="24"/>
                <w:szCs w:val="24"/>
                <w:highlight w:val="green"/>
              </w:rPr>
              <w:t xml:space="preserve">Não é </w:t>
            </w:r>
            <w:proofErr w:type="gramStart"/>
            <w:r w:rsidR="001F430F" w:rsidRPr="0087672B">
              <w:rPr>
                <w:rFonts w:ascii="Arial" w:eastAsia="Arial" w:hAnsi="Arial" w:cs="Arial"/>
                <w:color w:val="000000"/>
                <w:sz w:val="24"/>
                <w:szCs w:val="24"/>
                <w:highlight w:val="green"/>
              </w:rPr>
              <w:t>avaliativo</w:t>
            </w:r>
            <w:proofErr w:type="gramEnd"/>
            <w:r w:rsidR="001F430F" w:rsidRPr="0087672B">
              <w:rPr>
                <w:rFonts w:ascii="Arial" w:eastAsia="Arial" w:hAnsi="Arial" w:cs="Arial"/>
                <w:color w:val="000000"/>
                <w:sz w:val="24"/>
                <w:szCs w:val="24"/>
                <w:highlight w:val="green"/>
              </w:rPr>
              <w:t xml:space="preserve"> (não conta </w:t>
            </w:r>
            <w:r w:rsidR="001F430F" w:rsidRPr="0087672B">
              <w:rPr>
                <w:rFonts w:ascii="Arial" w:eastAsia="Arial" w:hAnsi="Arial" w:cs="Arial"/>
                <w:sz w:val="24"/>
                <w:szCs w:val="24"/>
                <w:highlight w:val="green"/>
              </w:rPr>
              <w:t xml:space="preserve">pontos). Usuário seleciona </w:t>
            </w:r>
            <w:r w:rsidR="00367A0C" w:rsidRPr="00CF71FD">
              <w:rPr>
                <w:rFonts w:ascii="Arial" w:eastAsia="Arial" w:hAnsi="Arial" w:cs="Arial"/>
                <w:sz w:val="24"/>
                <w:szCs w:val="24"/>
                <w:highlight w:val="green"/>
              </w:rPr>
              <w:t>SIM ou NÃO e</w:t>
            </w:r>
            <w:r w:rsidR="00902805" w:rsidRPr="00CF71FD">
              <w:rPr>
                <w:rFonts w:ascii="Arial" w:eastAsia="Arial" w:hAnsi="Arial" w:cs="Arial"/>
                <w:sz w:val="24"/>
                <w:szCs w:val="24"/>
                <w:highlight w:val="green"/>
              </w:rPr>
              <w:t xml:space="preserve"> </w:t>
            </w:r>
            <w:r w:rsidR="00CF71FD" w:rsidRPr="00CF71FD">
              <w:rPr>
                <w:rFonts w:ascii="Arial" w:eastAsia="Arial" w:hAnsi="Arial" w:cs="Arial"/>
                <w:sz w:val="24"/>
                <w:szCs w:val="24"/>
                <w:highlight w:val="green"/>
              </w:rPr>
              <w:t>vai somando cada um deles e no final aparece o resultado.</w:t>
            </w:r>
          </w:p>
        </w:tc>
      </w:tr>
      <w:tr w:rsidR="001F430F" w14:paraId="7F89487C" w14:textId="77777777" w:rsidTr="006A0347">
        <w:tc>
          <w:tcPr>
            <w:tcW w:w="9285" w:type="dxa"/>
            <w:shd w:val="clear" w:color="auto" w:fill="auto"/>
          </w:tcPr>
          <w:p w14:paraId="20C9E066" w14:textId="0727BF86" w:rsidR="001F430F" w:rsidRPr="0087672B" w:rsidRDefault="001F430F" w:rsidP="0087672B">
            <w:pPr>
              <w:spacing w:after="120"/>
              <w:rPr>
                <w:rFonts w:ascii="Arial" w:eastAsia="Arial" w:hAnsi="Arial" w:cs="Arial"/>
                <w:color w:val="000000"/>
                <w:sz w:val="24"/>
                <w:szCs w:val="24"/>
              </w:rPr>
            </w:pPr>
            <w:r w:rsidRPr="0087672B">
              <w:rPr>
                <w:rFonts w:ascii="Arial" w:eastAsia="Arial" w:hAnsi="Arial" w:cs="Arial"/>
                <w:color w:val="000000"/>
                <w:sz w:val="24"/>
                <w:szCs w:val="24"/>
                <w:highlight w:val="green"/>
              </w:rPr>
              <w:t>&lt;Questão 1&gt;</w:t>
            </w:r>
            <w:r w:rsidRPr="0087672B">
              <w:rPr>
                <w:rFonts w:ascii="Arial" w:eastAsia="Arial" w:hAnsi="Arial" w:cs="Arial"/>
                <w:color w:val="000000"/>
                <w:sz w:val="24"/>
                <w:szCs w:val="24"/>
              </w:rPr>
              <w:t xml:space="preserve"> </w:t>
            </w:r>
            <w:r w:rsidR="006A0347" w:rsidRPr="006A0347">
              <w:rPr>
                <w:rFonts w:ascii="Arial" w:eastAsia="Arial" w:hAnsi="Arial" w:cs="Arial"/>
                <w:color w:val="000000"/>
                <w:sz w:val="24"/>
                <w:szCs w:val="24"/>
              </w:rPr>
              <w:t>1-</w:t>
            </w:r>
            <w:r w:rsidR="00CF71FD">
              <w:t xml:space="preserve"> </w:t>
            </w:r>
            <w:r w:rsidR="00CF71FD" w:rsidRPr="00CF71FD">
              <w:rPr>
                <w:rFonts w:ascii="Arial" w:eastAsia="Arial" w:hAnsi="Arial" w:cs="Arial"/>
                <w:color w:val="000000"/>
                <w:sz w:val="24"/>
                <w:szCs w:val="24"/>
              </w:rPr>
              <w:t>Você acredita que planejamento e estratégias são assuntos somente para empresas de grande porte, que possuam departamentos específicos e gestores dedicados a cada assunto?</w:t>
            </w:r>
          </w:p>
          <w:p w14:paraId="083BF742" w14:textId="0D6D0B4B" w:rsidR="001F430F" w:rsidRPr="0087672B" w:rsidRDefault="006A0347" w:rsidP="0087672B">
            <w:pPr>
              <w:pStyle w:val="Corpodetexto"/>
              <w:spacing w:line="276" w:lineRule="auto"/>
              <w:jc w:val="both"/>
              <w:rPr>
                <w:rFonts w:eastAsia="Arial"/>
                <w:color w:val="000000"/>
              </w:rPr>
            </w:pPr>
            <w:proofErr w:type="gramStart"/>
            <w:r w:rsidRPr="009928D7">
              <w:t xml:space="preserve">(    </w:t>
            </w:r>
            <w:proofErr w:type="gramEnd"/>
            <w:r w:rsidRPr="009928D7">
              <w:t>) Sim   (    ) Não</w:t>
            </w:r>
          </w:p>
        </w:tc>
      </w:tr>
      <w:tr w:rsidR="001F430F" w14:paraId="4B3FACC5" w14:textId="77777777" w:rsidTr="006A0347">
        <w:tc>
          <w:tcPr>
            <w:tcW w:w="9285" w:type="dxa"/>
            <w:shd w:val="clear" w:color="auto" w:fill="auto"/>
          </w:tcPr>
          <w:p w14:paraId="1CBACCBC" w14:textId="637E212B" w:rsidR="006A0347" w:rsidRDefault="006A0347" w:rsidP="006A0347">
            <w:pPr>
              <w:spacing w:after="120"/>
              <w:rPr>
                <w:rFonts w:ascii="Arial" w:eastAsia="Arial" w:hAnsi="Arial" w:cs="Arial"/>
                <w:color w:val="000000"/>
                <w:sz w:val="24"/>
                <w:szCs w:val="24"/>
              </w:rPr>
            </w:pPr>
            <w:r w:rsidRPr="0087672B">
              <w:rPr>
                <w:rFonts w:ascii="Arial" w:eastAsia="Arial" w:hAnsi="Arial" w:cs="Arial"/>
                <w:color w:val="000000"/>
                <w:sz w:val="24"/>
                <w:szCs w:val="24"/>
                <w:highlight w:val="green"/>
              </w:rPr>
              <w:t>&lt;Questão 2&gt;</w:t>
            </w:r>
            <w:r w:rsidRPr="0087672B">
              <w:rPr>
                <w:rFonts w:ascii="Arial" w:eastAsia="Arial" w:hAnsi="Arial" w:cs="Arial"/>
                <w:color w:val="000000"/>
                <w:sz w:val="24"/>
                <w:szCs w:val="24"/>
              </w:rPr>
              <w:t xml:space="preserve"> </w:t>
            </w:r>
            <w:r w:rsidR="00CF71FD" w:rsidRPr="00CF71FD">
              <w:rPr>
                <w:rFonts w:ascii="Arial" w:eastAsia="Arial" w:hAnsi="Arial" w:cs="Arial"/>
                <w:color w:val="000000"/>
                <w:sz w:val="24"/>
                <w:szCs w:val="24"/>
              </w:rPr>
              <w:t>Eu, como empresário, tenho o trabalho de realizar o planejamento de toda a empresa sozinho. Neste caso, a execução ficará a cargo dos meus colaboradores e não preciso me preocupar mais. Somente cobrar os resultados.</w:t>
            </w:r>
          </w:p>
          <w:p w14:paraId="587CEA91" w14:textId="04EA110F" w:rsidR="001F430F" w:rsidRPr="0087672B" w:rsidRDefault="006A0347" w:rsidP="006A0347">
            <w:pPr>
              <w:spacing w:after="120"/>
              <w:rPr>
                <w:rFonts w:ascii="Arial" w:eastAsia="Arial" w:hAnsi="Arial" w:cs="Arial"/>
                <w:color w:val="000000"/>
                <w:sz w:val="24"/>
                <w:szCs w:val="24"/>
              </w:rPr>
            </w:pPr>
            <w:proofErr w:type="gramStart"/>
            <w:r w:rsidRPr="006A0347">
              <w:rPr>
                <w:rFonts w:ascii="Arial" w:eastAsia="Arial" w:hAnsi="Arial" w:cs="Arial"/>
                <w:color w:val="000000"/>
                <w:sz w:val="24"/>
                <w:szCs w:val="24"/>
              </w:rPr>
              <w:t xml:space="preserve">(    </w:t>
            </w:r>
            <w:proofErr w:type="gramEnd"/>
            <w:r w:rsidRPr="006A0347">
              <w:rPr>
                <w:rFonts w:ascii="Arial" w:eastAsia="Arial" w:hAnsi="Arial" w:cs="Arial"/>
                <w:color w:val="000000"/>
                <w:sz w:val="24"/>
                <w:szCs w:val="24"/>
              </w:rPr>
              <w:t>) Sim   (    ) Não</w:t>
            </w:r>
          </w:p>
        </w:tc>
      </w:tr>
      <w:tr w:rsidR="00902805" w14:paraId="79FD91FF" w14:textId="77777777" w:rsidTr="006A0347">
        <w:tc>
          <w:tcPr>
            <w:tcW w:w="9285" w:type="dxa"/>
            <w:shd w:val="clear" w:color="auto" w:fill="auto"/>
          </w:tcPr>
          <w:p w14:paraId="49643FD4" w14:textId="4DCF0F29" w:rsidR="006A0347" w:rsidRDefault="006A0347" w:rsidP="006A0347">
            <w:pPr>
              <w:spacing w:after="120"/>
              <w:rPr>
                <w:rFonts w:ascii="Arial" w:eastAsia="Arial" w:hAnsi="Arial" w:cs="Arial"/>
                <w:color w:val="000000"/>
                <w:sz w:val="24"/>
                <w:szCs w:val="24"/>
              </w:rPr>
            </w:pPr>
            <w:r w:rsidRPr="0087672B">
              <w:rPr>
                <w:rFonts w:ascii="Arial" w:eastAsia="Arial" w:hAnsi="Arial" w:cs="Arial"/>
                <w:color w:val="000000"/>
                <w:sz w:val="24"/>
                <w:szCs w:val="24"/>
                <w:highlight w:val="green"/>
              </w:rPr>
              <w:t xml:space="preserve">&lt;Questão </w:t>
            </w:r>
            <w:r>
              <w:rPr>
                <w:rFonts w:ascii="Arial" w:eastAsia="Arial" w:hAnsi="Arial" w:cs="Arial"/>
                <w:color w:val="000000"/>
                <w:sz w:val="24"/>
                <w:szCs w:val="24"/>
                <w:highlight w:val="green"/>
              </w:rPr>
              <w:t>3</w:t>
            </w:r>
            <w:r w:rsidRPr="0087672B">
              <w:rPr>
                <w:rFonts w:ascii="Arial" w:eastAsia="Arial" w:hAnsi="Arial" w:cs="Arial"/>
                <w:color w:val="000000"/>
                <w:sz w:val="24"/>
                <w:szCs w:val="24"/>
                <w:highlight w:val="green"/>
              </w:rPr>
              <w:t>&gt;</w:t>
            </w:r>
            <w:r w:rsidRPr="0087672B">
              <w:rPr>
                <w:rFonts w:ascii="Arial" w:eastAsia="Arial" w:hAnsi="Arial" w:cs="Arial"/>
                <w:color w:val="000000"/>
                <w:sz w:val="24"/>
                <w:szCs w:val="24"/>
              </w:rPr>
              <w:t xml:space="preserve"> </w:t>
            </w:r>
            <w:proofErr w:type="gramStart"/>
            <w:r w:rsidR="00CF71FD" w:rsidRPr="00CF71FD">
              <w:rPr>
                <w:rFonts w:ascii="Arial" w:eastAsia="Arial" w:hAnsi="Arial" w:cs="Arial"/>
                <w:color w:val="000000"/>
                <w:sz w:val="24"/>
                <w:szCs w:val="24"/>
              </w:rPr>
              <w:t>Estamos</w:t>
            </w:r>
            <w:proofErr w:type="gramEnd"/>
            <w:r w:rsidR="00CF71FD" w:rsidRPr="00CF71FD">
              <w:rPr>
                <w:rFonts w:ascii="Arial" w:eastAsia="Arial" w:hAnsi="Arial" w:cs="Arial"/>
                <w:color w:val="000000"/>
                <w:sz w:val="24"/>
                <w:szCs w:val="24"/>
              </w:rPr>
              <w:t xml:space="preserve"> atravessando um momento de incertezas no mercado, com alterações de cenários, tudo mudando de forma muito rápida. Neste caso, é mais eficiente realizar meu planejamento somente quando a situação se acalmar.</w:t>
            </w:r>
          </w:p>
          <w:p w14:paraId="48B8F0E0" w14:textId="25F19124" w:rsidR="00902805" w:rsidRPr="0087672B" w:rsidRDefault="006A0347" w:rsidP="006A0347">
            <w:pPr>
              <w:pBdr>
                <w:top w:val="nil"/>
                <w:left w:val="nil"/>
                <w:bottom w:val="nil"/>
                <w:right w:val="nil"/>
                <w:between w:val="nil"/>
              </w:pBdr>
              <w:spacing w:after="120"/>
              <w:rPr>
                <w:rFonts w:ascii="Arial" w:eastAsia="Arial" w:hAnsi="Arial" w:cs="Arial"/>
                <w:color w:val="000000"/>
                <w:sz w:val="24"/>
                <w:szCs w:val="24"/>
                <w:highlight w:val="green"/>
              </w:rPr>
            </w:pPr>
            <w:proofErr w:type="gramStart"/>
            <w:r w:rsidRPr="006A0347">
              <w:rPr>
                <w:rFonts w:ascii="Arial" w:eastAsia="Arial" w:hAnsi="Arial" w:cs="Arial"/>
                <w:color w:val="000000"/>
                <w:sz w:val="24"/>
                <w:szCs w:val="24"/>
              </w:rPr>
              <w:t xml:space="preserve">(    </w:t>
            </w:r>
            <w:proofErr w:type="gramEnd"/>
            <w:r w:rsidRPr="006A0347">
              <w:rPr>
                <w:rFonts w:ascii="Arial" w:eastAsia="Arial" w:hAnsi="Arial" w:cs="Arial"/>
                <w:color w:val="000000"/>
                <w:sz w:val="24"/>
                <w:szCs w:val="24"/>
              </w:rPr>
              <w:t>) Sim   (    ) Não</w:t>
            </w:r>
          </w:p>
        </w:tc>
      </w:tr>
      <w:tr w:rsidR="00902805" w14:paraId="047FAF2C" w14:textId="77777777" w:rsidTr="006A0347">
        <w:tc>
          <w:tcPr>
            <w:tcW w:w="9285" w:type="dxa"/>
            <w:shd w:val="clear" w:color="auto" w:fill="auto"/>
          </w:tcPr>
          <w:p w14:paraId="1535A251" w14:textId="17A7BFE3" w:rsidR="006A0347" w:rsidRDefault="006A0347" w:rsidP="006A0347">
            <w:pPr>
              <w:spacing w:after="120"/>
              <w:rPr>
                <w:rFonts w:ascii="Arial" w:eastAsia="Arial" w:hAnsi="Arial" w:cs="Arial"/>
                <w:color w:val="000000"/>
                <w:sz w:val="24"/>
                <w:szCs w:val="24"/>
              </w:rPr>
            </w:pPr>
            <w:r w:rsidRPr="0087672B">
              <w:rPr>
                <w:rFonts w:ascii="Arial" w:eastAsia="Arial" w:hAnsi="Arial" w:cs="Arial"/>
                <w:color w:val="000000"/>
                <w:sz w:val="24"/>
                <w:szCs w:val="24"/>
                <w:highlight w:val="green"/>
              </w:rPr>
              <w:t xml:space="preserve">&lt;Questão </w:t>
            </w:r>
            <w:r>
              <w:rPr>
                <w:rFonts w:ascii="Arial" w:eastAsia="Arial" w:hAnsi="Arial" w:cs="Arial"/>
                <w:color w:val="000000"/>
                <w:sz w:val="24"/>
                <w:szCs w:val="24"/>
                <w:highlight w:val="green"/>
              </w:rPr>
              <w:t>4</w:t>
            </w:r>
            <w:r w:rsidRPr="0087672B">
              <w:rPr>
                <w:rFonts w:ascii="Arial" w:eastAsia="Arial" w:hAnsi="Arial" w:cs="Arial"/>
                <w:color w:val="000000"/>
                <w:sz w:val="24"/>
                <w:szCs w:val="24"/>
                <w:highlight w:val="green"/>
              </w:rPr>
              <w:t>&gt;</w:t>
            </w:r>
            <w:r w:rsidRPr="0087672B">
              <w:rPr>
                <w:rFonts w:ascii="Arial" w:eastAsia="Arial" w:hAnsi="Arial" w:cs="Arial"/>
                <w:color w:val="000000"/>
                <w:sz w:val="24"/>
                <w:szCs w:val="24"/>
              </w:rPr>
              <w:t xml:space="preserve"> </w:t>
            </w:r>
            <w:r w:rsidR="00CF71FD" w:rsidRPr="00CF71FD">
              <w:rPr>
                <w:rFonts w:ascii="Arial" w:eastAsia="Arial" w:hAnsi="Arial" w:cs="Arial"/>
                <w:color w:val="000000"/>
                <w:sz w:val="24"/>
                <w:szCs w:val="24"/>
              </w:rPr>
              <w:t xml:space="preserve">Com o </w:t>
            </w:r>
            <w:r w:rsidR="00742A19">
              <w:rPr>
                <w:rFonts w:ascii="Arial" w:eastAsia="Arial" w:hAnsi="Arial" w:cs="Arial"/>
                <w:color w:val="000000"/>
                <w:sz w:val="24"/>
                <w:szCs w:val="24"/>
              </w:rPr>
              <w:t>planejamento em mãos, a chance</w:t>
            </w:r>
            <w:r w:rsidR="00CF71FD" w:rsidRPr="00CF71FD">
              <w:rPr>
                <w:rFonts w:ascii="Arial" w:eastAsia="Arial" w:hAnsi="Arial" w:cs="Arial"/>
                <w:color w:val="000000"/>
                <w:sz w:val="24"/>
                <w:szCs w:val="24"/>
              </w:rPr>
              <w:t xml:space="preserve"> de errar é zero. Em consequência</w:t>
            </w:r>
            <w:r w:rsidR="00742A19">
              <w:rPr>
                <w:rFonts w:ascii="Arial" w:eastAsia="Arial" w:hAnsi="Arial" w:cs="Arial"/>
                <w:color w:val="000000"/>
                <w:sz w:val="24"/>
                <w:szCs w:val="24"/>
              </w:rPr>
              <w:t>,</w:t>
            </w:r>
            <w:r w:rsidR="00CF71FD" w:rsidRPr="00CF71FD">
              <w:rPr>
                <w:rFonts w:ascii="Arial" w:eastAsia="Arial" w:hAnsi="Arial" w:cs="Arial"/>
                <w:color w:val="000000"/>
                <w:sz w:val="24"/>
                <w:szCs w:val="24"/>
              </w:rPr>
              <w:t xml:space="preserve"> sempre estarei com meu caixa positivo.</w:t>
            </w:r>
          </w:p>
          <w:p w14:paraId="42319DCE" w14:textId="45A0AB35" w:rsidR="00902805" w:rsidRPr="0087672B" w:rsidRDefault="006A0347" w:rsidP="006A0347">
            <w:pPr>
              <w:pBdr>
                <w:top w:val="nil"/>
                <w:left w:val="nil"/>
                <w:bottom w:val="nil"/>
                <w:right w:val="nil"/>
                <w:between w:val="nil"/>
              </w:pBdr>
              <w:spacing w:after="120" w:line="360" w:lineRule="auto"/>
              <w:rPr>
                <w:rFonts w:ascii="Arial" w:eastAsia="Arial" w:hAnsi="Arial" w:cs="Arial"/>
                <w:color w:val="000000"/>
                <w:sz w:val="24"/>
                <w:szCs w:val="24"/>
                <w:highlight w:val="green"/>
              </w:rPr>
            </w:pPr>
            <w:proofErr w:type="gramStart"/>
            <w:r w:rsidRPr="006A0347">
              <w:rPr>
                <w:rFonts w:ascii="Arial" w:eastAsia="Arial" w:hAnsi="Arial" w:cs="Arial"/>
                <w:color w:val="000000"/>
                <w:sz w:val="24"/>
                <w:szCs w:val="24"/>
              </w:rPr>
              <w:t xml:space="preserve">(    </w:t>
            </w:r>
            <w:proofErr w:type="gramEnd"/>
            <w:r w:rsidRPr="006A0347">
              <w:rPr>
                <w:rFonts w:ascii="Arial" w:eastAsia="Arial" w:hAnsi="Arial" w:cs="Arial"/>
                <w:color w:val="000000"/>
                <w:sz w:val="24"/>
                <w:szCs w:val="24"/>
              </w:rPr>
              <w:t>) Sim   (    ) Não</w:t>
            </w:r>
          </w:p>
        </w:tc>
      </w:tr>
      <w:tr w:rsidR="00902805" w14:paraId="4AF0C9E5" w14:textId="77777777" w:rsidTr="006A0347">
        <w:tc>
          <w:tcPr>
            <w:tcW w:w="9285" w:type="dxa"/>
            <w:shd w:val="clear" w:color="auto" w:fill="auto"/>
          </w:tcPr>
          <w:p w14:paraId="7274BEBC" w14:textId="372DBDE4" w:rsidR="009E2CC5" w:rsidRDefault="009E2CC5" w:rsidP="0087672B">
            <w:pPr>
              <w:spacing w:after="120"/>
              <w:rPr>
                <w:rFonts w:ascii="Arial" w:eastAsia="Arial" w:hAnsi="Arial" w:cs="Arial"/>
                <w:color w:val="000000"/>
                <w:sz w:val="24"/>
                <w:szCs w:val="24"/>
              </w:rPr>
            </w:pPr>
            <w:r w:rsidRPr="0087672B">
              <w:rPr>
                <w:rFonts w:ascii="Arial" w:eastAsia="Arial" w:hAnsi="Arial" w:cs="Arial"/>
                <w:color w:val="000000"/>
                <w:sz w:val="24"/>
                <w:szCs w:val="24"/>
                <w:highlight w:val="green"/>
              </w:rPr>
              <w:t xml:space="preserve">&lt;Questão </w:t>
            </w:r>
            <w:r w:rsidR="006A0347">
              <w:rPr>
                <w:rFonts w:ascii="Arial" w:eastAsia="Arial" w:hAnsi="Arial" w:cs="Arial"/>
                <w:color w:val="000000"/>
                <w:sz w:val="24"/>
                <w:szCs w:val="24"/>
                <w:highlight w:val="green"/>
              </w:rPr>
              <w:t>5</w:t>
            </w:r>
            <w:r w:rsidRPr="0087672B">
              <w:rPr>
                <w:rFonts w:ascii="Arial" w:eastAsia="Arial" w:hAnsi="Arial" w:cs="Arial"/>
                <w:color w:val="000000"/>
                <w:sz w:val="24"/>
                <w:szCs w:val="24"/>
                <w:highlight w:val="green"/>
              </w:rPr>
              <w:t>&gt;</w:t>
            </w:r>
            <w:r w:rsidRPr="0087672B">
              <w:rPr>
                <w:rFonts w:ascii="Arial" w:eastAsia="Arial" w:hAnsi="Arial" w:cs="Arial"/>
                <w:color w:val="000000"/>
                <w:sz w:val="24"/>
                <w:szCs w:val="24"/>
              </w:rPr>
              <w:t xml:space="preserve"> </w:t>
            </w:r>
            <w:r w:rsidR="00CF71FD" w:rsidRPr="00CF71FD">
              <w:rPr>
                <w:rFonts w:ascii="Arial" w:eastAsia="Arial" w:hAnsi="Arial" w:cs="Arial"/>
                <w:color w:val="000000"/>
                <w:sz w:val="24"/>
                <w:szCs w:val="24"/>
              </w:rPr>
              <w:t>Planejar é antever o futuro, imaginar o que vai acontecer de forma intuitiva.</w:t>
            </w:r>
          </w:p>
          <w:p w14:paraId="2B432BB7" w14:textId="58401CA9" w:rsidR="00902805" w:rsidRPr="0087672B" w:rsidRDefault="006A0347" w:rsidP="006A0347">
            <w:pPr>
              <w:spacing w:after="120"/>
              <w:rPr>
                <w:rFonts w:ascii="Arial" w:eastAsia="Arial" w:hAnsi="Arial" w:cs="Arial"/>
                <w:color w:val="000000"/>
                <w:sz w:val="24"/>
                <w:szCs w:val="24"/>
                <w:highlight w:val="green"/>
              </w:rPr>
            </w:pPr>
            <w:proofErr w:type="gramStart"/>
            <w:r w:rsidRPr="006A0347">
              <w:rPr>
                <w:rFonts w:ascii="Arial" w:eastAsia="Arial" w:hAnsi="Arial" w:cs="Arial"/>
                <w:color w:val="000000"/>
                <w:sz w:val="24"/>
                <w:szCs w:val="24"/>
              </w:rPr>
              <w:t xml:space="preserve">(    </w:t>
            </w:r>
            <w:proofErr w:type="gramEnd"/>
            <w:r w:rsidRPr="006A0347">
              <w:rPr>
                <w:rFonts w:ascii="Arial" w:eastAsia="Arial" w:hAnsi="Arial" w:cs="Arial"/>
                <w:color w:val="000000"/>
                <w:sz w:val="24"/>
                <w:szCs w:val="24"/>
              </w:rPr>
              <w:t>) Sim   (    ) Não</w:t>
            </w:r>
          </w:p>
        </w:tc>
      </w:tr>
      <w:tr w:rsidR="00FC607F" w14:paraId="3EF51E4B" w14:textId="77777777" w:rsidTr="006A0347">
        <w:tc>
          <w:tcPr>
            <w:tcW w:w="9285" w:type="dxa"/>
            <w:shd w:val="clear" w:color="auto" w:fill="auto"/>
          </w:tcPr>
          <w:p w14:paraId="440595FF" w14:textId="77777777" w:rsidR="00FC607F" w:rsidRPr="0087672B" w:rsidRDefault="00FC607F" w:rsidP="0087672B">
            <w:pPr>
              <w:pBdr>
                <w:top w:val="nil"/>
                <w:left w:val="nil"/>
                <w:bottom w:val="nil"/>
                <w:right w:val="nil"/>
                <w:between w:val="nil"/>
              </w:pBdr>
              <w:spacing w:after="120"/>
              <w:rPr>
                <w:rFonts w:ascii="Arial" w:eastAsia="Arial" w:hAnsi="Arial" w:cs="Arial"/>
                <w:color w:val="000000"/>
                <w:sz w:val="24"/>
                <w:szCs w:val="24"/>
                <w:highlight w:val="green"/>
              </w:rPr>
            </w:pPr>
            <w:r w:rsidRPr="0087672B">
              <w:rPr>
                <w:rFonts w:ascii="Arial" w:eastAsia="Arial" w:hAnsi="Arial" w:cs="Arial"/>
                <w:color w:val="000000"/>
                <w:sz w:val="24"/>
                <w:szCs w:val="24"/>
                <w:highlight w:val="green"/>
              </w:rPr>
              <w:t>&lt;Retorno final ao aluno&gt;</w:t>
            </w:r>
          </w:p>
          <w:p w14:paraId="6E1BE38A" w14:textId="19792C2D" w:rsidR="00FC607F" w:rsidRPr="00CF71FD" w:rsidRDefault="00CF71FD" w:rsidP="0087672B">
            <w:pPr>
              <w:pStyle w:val="Corpodetexto"/>
              <w:spacing w:line="276" w:lineRule="auto"/>
              <w:jc w:val="both"/>
            </w:pPr>
            <w:r w:rsidRPr="00CF71FD">
              <w:rPr>
                <w:bCs/>
              </w:rPr>
              <w:t xml:space="preserve">Anote suas respostas e anote também as dúvidas que surgiram, </w:t>
            </w:r>
            <w:r w:rsidR="00742A19">
              <w:rPr>
                <w:bCs/>
              </w:rPr>
              <w:t xml:space="preserve">pois </w:t>
            </w:r>
            <w:r w:rsidRPr="00CF71FD">
              <w:rPr>
                <w:bCs/>
              </w:rPr>
              <w:t>no decorrer do curso abordaremos alguns assuntos importantes. Se suas repostas foram positivas para a maioria das questões, redobre sua atenção.</w:t>
            </w:r>
          </w:p>
        </w:tc>
      </w:tr>
    </w:tbl>
    <w:p w14:paraId="528CE3D9" w14:textId="77777777" w:rsidR="001F430F" w:rsidRDefault="001F430F">
      <w:pPr>
        <w:spacing w:after="0"/>
        <w:rPr>
          <w:rFonts w:ascii="Arial" w:eastAsia="Arial" w:hAnsi="Arial" w:cs="Arial"/>
          <w:sz w:val="24"/>
          <w:szCs w:val="24"/>
        </w:rPr>
      </w:pPr>
    </w:p>
    <w:p w14:paraId="020DE2A3" w14:textId="77777777" w:rsidR="001F430F" w:rsidRDefault="001F430F">
      <w:pPr>
        <w:spacing w:after="0"/>
        <w:rPr>
          <w:rFonts w:ascii="Arial" w:eastAsia="Arial" w:hAnsi="Arial" w:cs="Arial"/>
          <w:sz w:val="24"/>
          <w:szCs w:val="24"/>
        </w:rPr>
      </w:pPr>
    </w:p>
    <w:p w14:paraId="00000078" w14:textId="3DA1E421" w:rsidR="00D96ACF" w:rsidRDefault="00671920" w:rsidP="005E6F64">
      <w:pPr>
        <w:rPr>
          <w:rFonts w:ascii="Arial" w:eastAsia="Arial" w:hAnsi="Arial" w:cs="Arial"/>
          <w:b/>
          <w:sz w:val="28"/>
          <w:szCs w:val="28"/>
          <w:highlight w:val="green"/>
        </w:rPr>
      </w:pPr>
      <w:r>
        <w:rPr>
          <w:rFonts w:ascii="Arial" w:eastAsia="Arial" w:hAnsi="Arial" w:cs="Arial"/>
          <w:highlight w:val="green"/>
        </w:rPr>
        <w:br w:type="page"/>
      </w:r>
      <w:bookmarkStart w:id="13" w:name="_heading=h.16ptp0idhbhf" w:colFirst="0" w:colLast="0"/>
      <w:bookmarkStart w:id="14" w:name="_heading=h.n8iidcckrgdu" w:colFirst="0" w:colLast="0"/>
      <w:bookmarkEnd w:id="13"/>
      <w:bookmarkEnd w:id="14"/>
      <w:r w:rsidR="00DC1889">
        <w:rPr>
          <w:rFonts w:ascii="Arial" w:eastAsia="Arial" w:hAnsi="Arial" w:cs="Arial"/>
          <w:b/>
          <w:sz w:val="28"/>
          <w:szCs w:val="28"/>
          <w:highlight w:val="green"/>
        </w:rPr>
        <w:lastRenderedPageBreak/>
        <w:t>&lt;SCO</w:t>
      </w:r>
      <w:r w:rsidR="00A70F58">
        <w:rPr>
          <w:rFonts w:ascii="Arial" w:eastAsia="Arial" w:hAnsi="Arial" w:cs="Arial"/>
          <w:b/>
          <w:sz w:val="28"/>
          <w:szCs w:val="28"/>
          <w:highlight w:val="green"/>
        </w:rPr>
        <w:t>4</w:t>
      </w:r>
      <w:r w:rsidR="00DC1889">
        <w:rPr>
          <w:rFonts w:ascii="Arial" w:eastAsia="Arial" w:hAnsi="Arial" w:cs="Arial"/>
          <w:b/>
          <w:sz w:val="28"/>
          <w:szCs w:val="28"/>
          <w:highlight w:val="green"/>
        </w:rPr>
        <w:t xml:space="preserve">&gt; MÓDULO </w:t>
      </w:r>
      <w:proofErr w:type="gramStart"/>
      <w:r w:rsidR="00DC1889">
        <w:rPr>
          <w:rFonts w:ascii="Arial" w:eastAsia="Arial" w:hAnsi="Arial" w:cs="Arial"/>
          <w:b/>
          <w:sz w:val="28"/>
          <w:szCs w:val="28"/>
          <w:highlight w:val="green"/>
        </w:rPr>
        <w:t>1</w:t>
      </w:r>
      <w:proofErr w:type="gramEnd"/>
      <w:r w:rsidR="00DC1889">
        <w:rPr>
          <w:rFonts w:ascii="Arial" w:eastAsia="Arial" w:hAnsi="Arial" w:cs="Arial"/>
          <w:b/>
          <w:sz w:val="28"/>
          <w:szCs w:val="28"/>
          <w:highlight w:val="green"/>
        </w:rPr>
        <w:t xml:space="preserve">: </w:t>
      </w:r>
      <w:r w:rsidR="00CF71FD">
        <w:rPr>
          <w:rFonts w:ascii="Arial" w:eastAsia="Arial" w:hAnsi="Arial" w:cs="Arial"/>
          <w:b/>
          <w:sz w:val="28"/>
          <w:szCs w:val="28"/>
          <w:highlight w:val="green"/>
        </w:rPr>
        <w:t>QUAL O LUCRO QUE DESEJO</w:t>
      </w:r>
      <w:r w:rsidR="009B5367">
        <w:rPr>
          <w:rFonts w:ascii="Arial" w:eastAsia="Arial" w:hAnsi="Arial" w:cs="Arial"/>
          <w:b/>
          <w:sz w:val="28"/>
          <w:szCs w:val="28"/>
          <w:highlight w:val="green"/>
        </w:rPr>
        <w:t>?</w:t>
      </w:r>
      <w:r w:rsidR="00954473">
        <w:rPr>
          <w:rFonts w:ascii="Arial" w:eastAsia="Arial" w:hAnsi="Arial" w:cs="Arial"/>
          <w:b/>
          <w:sz w:val="28"/>
          <w:szCs w:val="28"/>
          <w:highlight w:val="green"/>
        </w:rPr>
        <w:t xml:space="preserve"> </w:t>
      </w:r>
    </w:p>
    <w:p w14:paraId="0000007A" w14:textId="759797DC" w:rsidR="00D96ACF" w:rsidRDefault="00DC1889">
      <w:pPr>
        <w:spacing w:after="0" w:line="240" w:lineRule="auto"/>
        <w:jc w:val="both"/>
        <w:rPr>
          <w:rFonts w:ascii="Arial" w:eastAsia="Arial" w:hAnsi="Arial" w:cs="Arial"/>
          <w:b/>
        </w:rPr>
      </w:pPr>
      <w:bookmarkStart w:id="15" w:name="_heading=h.y1ujwvm4ewx3" w:colFirst="0" w:colLast="0"/>
      <w:bookmarkEnd w:id="15"/>
      <w:r>
        <w:rPr>
          <w:rFonts w:ascii="Arial" w:eastAsia="Arial" w:hAnsi="Arial" w:cs="Arial"/>
          <w:b/>
          <w:highlight w:val="green"/>
        </w:rPr>
        <w:t>&lt;CAPA&gt; &lt;Título&gt;</w:t>
      </w:r>
      <w:r>
        <w:rPr>
          <w:rFonts w:ascii="Arial" w:eastAsia="Arial" w:hAnsi="Arial" w:cs="Arial"/>
          <w:b/>
        </w:rPr>
        <w:t xml:space="preserve"> </w:t>
      </w:r>
      <w:r w:rsidR="00E75E00" w:rsidRPr="00E75E00">
        <w:rPr>
          <w:rFonts w:ascii="Arial" w:eastAsia="Arial" w:hAnsi="Arial" w:cs="Arial"/>
          <w:b/>
        </w:rPr>
        <w:t>QUAL O LUCRO QUE DESEJO</w:t>
      </w:r>
      <w:r w:rsidR="00C67E09" w:rsidRPr="00C67E09">
        <w:rPr>
          <w:rFonts w:ascii="Arial" w:eastAsia="Arial" w:hAnsi="Arial" w:cs="Arial"/>
          <w:b/>
        </w:rPr>
        <w:t>?</w:t>
      </w:r>
    </w:p>
    <w:p w14:paraId="0000007B" w14:textId="77777777" w:rsidR="00D96ACF" w:rsidRDefault="00D96ACF">
      <w:pPr>
        <w:spacing w:after="0" w:line="240" w:lineRule="auto"/>
        <w:jc w:val="both"/>
        <w:rPr>
          <w:rFonts w:ascii="Arial" w:eastAsia="Arial" w:hAnsi="Arial" w:cs="Arial"/>
          <w:b/>
        </w:rPr>
      </w:pPr>
      <w:bookmarkStart w:id="16" w:name="_heading=h.9xlugtn430b8" w:colFirst="0" w:colLast="0"/>
      <w:bookmarkEnd w:id="16"/>
    </w:p>
    <w:p w14:paraId="0000007C" w14:textId="643A1D6D" w:rsidR="00D96ACF" w:rsidRDefault="0066311E">
      <w:pPr>
        <w:pBdr>
          <w:top w:val="nil"/>
          <w:left w:val="nil"/>
          <w:bottom w:val="nil"/>
          <w:right w:val="nil"/>
          <w:between w:val="nil"/>
        </w:pBdr>
        <w:spacing w:after="0" w:line="360" w:lineRule="auto"/>
        <w:jc w:val="both"/>
        <w:rPr>
          <w:rFonts w:ascii="Arial" w:eastAsia="Arial" w:hAnsi="Arial" w:cs="Arial"/>
        </w:rPr>
      </w:pPr>
      <w:bookmarkStart w:id="17" w:name="_heading=h.aak45t6d3xos" w:colFirst="0" w:colLast="0"/>
      <w:bookmarkEnd w:id="17"/>
      <w:r>
        <w:rPr>
          <w:rFonts w:ascii="Arial" w:eastAsia="Arial" w:hAnsi="Arial" w:cs="Arial"/>
          <w:noProof/>
          <w:lang w:eastAsia="pt-BR"/>
        </w:rPr>
        <w:drawing>
          <wp:inline distT="0" distB="0" distL="0" distR="0" wp14:anchorId="2487C075" wp14:editId="1990F69F">
            <wp:extent cx="3388949" cy="2514600"/>
            <wp:effectExtent l="0" t="0" r="254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businessman-to-touch-in-peak-of-business-graph-on-abstract-blur-background-concept-financial-53085388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0472" cy="2515730"/>
                    </a:xfrm>
                    <a:prstGeom prst="rect">
                      <a:avLst/>
                    </a:prstGeom>
                  </pic:spPr>
                </pic:pic>
              </a:graphicData>
            </a:graphic>
          </wp:inline>
        </w:drawing>
      </w:r>
    </w:p>
    <w:p w14:paraId="0000007D" w14:textId="610C8790" w:rsidR="00D96ACF" w:rsidRPr="0066311E" w:rsidRDefault="00A70F58" w:rsidP="005F4D27">
      <w:pPr>
        <w:pBdr>
          <w:top w:val="nil"/>
          <w:left w:val="nil"/>
          <w:bottom w:val="nil"/>
          <w:right w:val="nil"/>
          <w:between w:val="nil"/>
        </w:pBdr>
        <w:spacing w:after="120" w:line="240" w:lineRule="auto"/>
        <w:jc w:val="both"/>
        <w:rPr>
          <w:rFonts w:ascii="Arial" w:eastAsia="Arial" w:hAnsi="Arial" w:cs="Arial"/>
          <w:highlight w:val="cyan"/>
        </w:rPr>
      </w:pPr>
      <w:bookmarkStart w:id="18" w:name="_heading=h.vhf9dufmqcm2" w:colFirst="0" w:colLast="0"/>
      <w:bookmarkEnd w:id="18"/>
      <w:proofErr w:type="spellStart"/>
      <w:r w:rsidRPr="0066311E">
        <w:rPr>
          <w:rFonts w:ascii="Arial" w:eastAsia="Arial" w:hAnsi="Arial" w:cs="Arial"/>
          <w:color w:val="000000"/>
          <w:sz w:val="24"/>
          <w:szCs w:val="24"/>
          <w:highlight w:val="cyan"/>
        </w:rPr>
        <w:t>Shutterstock</w:t>
      </w:r>
      <w:proofErr w:type="spellEnd"/>
      <w:r w:rsidRPr="0066311E">
        <w:rPr>
          <w:rFonts w:ascii="Arial" w:eastAsia="Arial" w:hAnsi="Arial" w:cs="Arial"/>
          <w:color w:val="000000"/>
          <w:sz w:val="24"/>
          <w:szCs w:val="24"/>
          <w:highlight w:val="cyan"/>
        </w:rPr>
        <w:t xml:space="preserve"> </w:t>
      </w:r>
      <w:r w:rsidR="00DC1889" w:rsidRPr="0066311E">
        <w:rPr>
          <w:rFonts w:ascii="Arial" w:eastAsia="Arial" w:hAnsi="Arial" w:cs="Arial"/>
          <w:highlight w:val="cyan"/>
        </w:rPr>
        <w:t xml:space="preserve">ID </w:t>
      </w:r>
      <w:r w:rsidR="0066311E" w:rsidRPr="0066311E">
        <w:rPr>
          <w:rFonts w:ascii="Arial" w:eastAsia="Arial" w:hAnsi="Arial" w:cs="Arial"/>
          <w:highlight w:val="cyan"/>
        </w:rPr>
        <w:t>530853880</w:t>
      </w:r>
    </w:p>
    <w:p w14:paraId="545E7628" w14:textId="77777777" w:rsidR="00120273" w:rsidRDefault="00120273">
      <w:pPr>
        <w:spacing w:before="120" w:after="240"/>
        <w:rPr>
          <w:rFonts w:ascii="Arial" w:eastAsia="Arial" w:hAnsi="Arial" w:cs="Arial"/>
          <w:b/>
          <w:highlight w:val="green"/>
        </w:rPr>
      </w:pPr>
      <w:bookmarkStart w:id="19" w:name="_heading=h.9d0ovj6c06rz" w:colFirst="0" w:colLast="0"/>
      <w:bookmarkEnd w:id="19"/>
    </w:p>
    <w:p w14:paraId="00CF3B9E" w14:textId="38E0BFFF" w:rsidR="00EA72DE" w:rsidRDefault="00DC1889">
      <w:pPr>
        <w:spacing w:before="120" w:after="240"/>
        <w:rPr>
          <w:rFonts w:ascii="Arial" w:eastAsia="Arial" w:hAnsi="Arial" w:cs="Arial"/>
          <w:sz w:val="24"/>
          <w:szCs w:val="24"/>
        </w:rPr>
      </w:pPr>
      <w:r w:rsidRPr="00120273">
        <w:rPr>
          <w:rFonts w:ascii="Arial" w:eastAsia="Arial" w:hAnsi="Arial" w:cs="Arial"/>
          <w:b/>
          <w:highlight w:val="green"/>
        </w:rPr>
        <w:t>&lt;H2&gt;</w:t>
      </w:r>
      <w:r w:rsidR="00EA72DE" w:rsidRPr="00120273">
        <w:rPr>
          <w:highlight w:val="green"/>
        </w:rPr>
        <w:t xml:space="preserve"> </w:t>
      </w:r>
      <w:r w:rsidR="00120273">
        <w:rPr>
          <w:rFonts w:ascii="Arial" w:hAnsi="Arial" w:cs="Arial"/>
          <w:sz w:val="24"/>
          <w:szCs w:val="24"/>
        </w:rPr>
        <w:t>O</w:t>
      </w:r>
      <w:r w:rsidR="00120273" w:rsidRPr="00120273">
        <w:rPr>
          <w:rFonts w:ascii="Arial" w:hAnsi="Arial" w:cs="Arial"/>
          <w:sz w:val="24"/>
          <w:szCs w:val="24"/>
        </w:rPr>
        <w:t xml:space="preserve"> que é planejamento</w:t>
      </w:r>
      <w:r w:rsidR="00120273">
        <w:rPr>
          <w:rFonts w:ascii="Arial" w:hAnsi="Arial" w:cs="Arial"/>
          <w:sz w:val="24"/>
          <w:szCs w:val="24"/>
        </w:rPr>
        <w:t>?</w:t>
      </w:r>
    </w:p>
    <w:p w14:paraId="46B271E3" w14:textId="79254EF8" w:rsidR="0015116F" w:rsidRDefault="0015116F" w:rsidP="00120273">
      <w:pPr>
        <w:pStyle w:val="SemEspaamento"/>
        <w:spacing w:line="276" w:lineRule="auto"/>
        <w:jc w:val="both"/>
        <w:rPr>
          <w:color w:val="auto"/>
          <w:szCs w:val="24"/>
        </w:rPr>
      </w:pPr>
      <w:r>
        <w:rPr>
          <w:color w:val="auto"/>
          <w:szCs w:val="24"/>
        </w:rPr>
        <w:t xml:space="preserve">Neste módulo você </w:t>
      </w:r>
      <w:r w:rsidR="00C67E09">
        <w:rPr>
          <w:color w:val="auto"/>
          <w:szCs w:val="24"/>
        </w:rPr>
        <w:t>a</w:t>
      </w:r>
      <w:r w:rsidR="00C67E09" w:rsidRPr="00C67E09">
        <w:rPr>
          <w:color w:val="auto"/>
          <w:szCs w:val="24"/>
        </w:rPr>
        <w:t>nalisar</w:t>
      </w:r>
      <w:r w:rsidR="00862DD4">
        <w:rPr>
          <w:color w:val="auto"/>
          <w:szCs w:val="24"/>
        </w:rPr>
        <w:t>á</w:t>
      </w:r>
      <w:r w:rsidR="00C67E09" w:rsidRPr="00C67E09">
        <w:rPr>
          <w:color w:val="auto"/>
          <w:szCs w:val="24"/>
        </w:rPr>
        <w:t xml:space="preserve"> </w:t>
      </w:r>
      <w:r w:rsidR="0091701C" w:rsidRPr="0091701C">
        <w:rPr>
          <w:color w:val="auto"/>
          <w:szCs w:val="24"/>
        </w:rPr>
        <w:t>o cenário externo e interno</w:t>
      </w:r>
      <w:r w:rsidR="00862DD4">
        <w:rPr>
          <w:color w:val="auto"/>
          <w:szCs w:val="24"/>
        </w:rPr>
        <w:t>,</w:t>
      </w:r>
      <w:r w:rsidR="0091701C" w:rsidRPr="0091701C">
        <w:rPr>
          <w:color w:val="auto"/>
          <w:szCs w:val="24"/>
        </w:rPr>
        <w:t xml:space="preserve"> a partir do resultado a ser buscado.</w:t>
      </w:r>
    </w:p>
    <w:p w14:paraId="6FB77E68" w14:textId="77777777" w:rsidR="0091701C" w:rsidRDefault="0091701C" w:rsidP="00120273">
      <w:pPr>
        <w:pStyle w:val="SemEspaamento"/>
        <w:spacing w:line="276" w:lineRule="auto"/>
        <w:jc w:val="both"/>
        <w:rPr>
          <w:color w:val="auto"/>
          <w:szCs w:val="24"/>
        </w:rPr>
      </w:pPr>
    </w:p>
    <w:p w14:paraId="0C6D1E96" w14:textId="412549A3" w:rsidR="00C67E09" w:rsidRDefault="0091701C" w:rsidP="00120273">
      <w:pPr>
        <w:pStyle w:val="NormalED"/>
        <w:spacing w:line="276" w:lineRule="auto"/>
        <w:rPr>
          <w:color w:val="auto"/>
          <w:szCs w:val="24"/>
        </w:rPr>
      </w:pPr>
      <w:r>
        <w:t>Por mais que empresas tenham um propósito nobre, ou seja, a materialização do sonho de seus emp</w:t>
      </w:r>
      <w:r w:rsidR="00AC0EA3">
        <w:t>reendedores, é importante ter</w:t>
      </w:r>
      <w:r>
        <w:t xml:space="preserve"> a ciência de que elas só sobreviverão se obtiverem lucro em </w:t>
      </w:r>
      <w:r w:rsidR="002D4CB5">
        <w:t xml:space="preserve">suas operações. Mas até chegar a </w:t>
      </w:r>
      <w:r>
        <w:t>este momento, ond</w:t>
      </w:r>
      <w:r w:rsidR="00862DD4">
        <w:t>e as receitas serão superiores à</w:t>
      </w:r>
      <w:r>
        <w:t>s despesas</w:t>
      </w:r>
      <w:r w:rsidR="00862DD4">
        <w:t>,</w:t>
      </w:r>
      <w:r>
        <w:t xml:space="preserve"> a empresa percorrerá um longo e desafiador caminho.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5"/>
      </w:tblGrid>
      <w:tr w:rsidR="0091701C" w14:paraId="0CB411B8" w14:textId="77777777" w:rsidTr="002C6565">
        <w:tc>
          <w:tcPr>
            <w:tcW w:w="9285" w:type="dxa"/>
            <w:shd w:val="clear" w:color="auto" w:fill="auto"/>
          </w:tcPr>
          <w:p w14:paraId="61FB6874" w14:textId="4354838E" w:rsidR="0091701C" w:rsidRPr="0087672B" w:rsidRDefault="0091701C" w:rsidP="00667E1E">
            <w:pPr>
              <w:spacing w:after="120" w:line="360" w:lineRule="auto"/>
              <w:rPr>
                <w:rFonts w:ascii="Arial" w:eastAsia="Arial" w:hAnsi="Arial" w:cs="Arial"/>
                <w:color w:val="000000"/>
                <w:sz w:val="24"/>
                <w:szCs w:val="24"/>
              </w:rPr>
            </w:pPr>
            <w:r w:rsidRPr="0087672B">
              <w:rPr>
                <w:rFonts w:ascii="Arial" w:eastAsia="Arial" w:hAnsi="Arial" w:cs="Arial"/>
                <w:color w:val="000000"/>
                <w:sz w:val="24"/>
                <w:szCs w:val="24"/>
                <w:highlight w:val="green"/>
              </w:rPr>
              <w:t xml:space="preserve">&lt;imagem </w:t>
            </w:r>
            <w:r>
              <w:rPr>
                <w:rFonts w:ascii="Arial" w:eastAsia="Arial" w:hAnsi="Arial" w:cs="Arial"/>
                <w:color w:val="000000"/>
                <w:sz w:val="24"/>
                <w:szCs w:val="24"/>
                <w:highlight w:val="green"/>
              </w:rPr>
              <w:t xml:space="preserve">em cima e texto </w:t>
            </w:r>
            <w:r w:rsidRPr="0087672B">
              <w:rPr>
                <w:rFonts w:ascii="Arial" w:eastAsia="Arial" w:hAnsi="Arial" w:cs="Arial"/>
                <w:color w:val="000000"/>
                <w:sz w:val="24"/>
                <w:szCs w:val="24"/>
                <w:highlight w:val="green"/>
              </w:rPr>
              <w:t>ao lado&gt;</w:t>
            </w:r>
          </w:p>
          <w:p w14:paraId="04E31F68" w14:textId="43092BD7" w:rsidR="0091701C" w:rsidRPr="0087672B" w:rsidRDefault="0091701C" w:rsidP="0091701C">
            <w:pPr>
              <w:spacing w:after="120" w:line="360" w:lineRule="auto"/>
              <w:jc w:val="center"/>
              <w:rPr>
                <w:rFonts w:ascii="Arial" w:eastAsia="Arial" w:hAnsi="Arial" w:cs="Arial"/>
                <w:color w:val="000000"/>
                <w:sz w:val="24"/>
                <w:szCs w:val="24"/>
              </w:rPr>
            </w:pPr>
            <w:r>
              <w:rPr>
                <w:rFonts w:ascii="Arial" w:eastAsia="Arial" w:hAnsi="Arial" w:cs="Arial"/>
                <w:noProof/>
                <w:color w:val="000000"/>
                <w:sz w:val="24"/>
                <w:szCs w:val="24"/>
                <w:lang w:eastAsia="pt-BR"/>
              </w:rPr>
              <w:lastRenderedPageBreak/>
              <w:drawing>
                <wp:inline distT="0" distB="0" distL="0" distR="0" wp14:anchorId="51E3A987" wp14:editId="549031B4">
                  <wp:extent cx="4587291" cy="2779898"/>
                  <wp:effectExtent l="0" t="0" r="3810" b="190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business-career-challenges-concept-businesswoman-imagining-to-be-a-super-hero-looking-aspired-117097987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87291" cy="2779898"/>
                          </a:xfrm>
                          <a:prstGeom prst="rect">
                            <a:avLst/>
                          </a:prstGeom>
                        </pic:spPr>
                      </pic:pic>
                    </a:graphicData>
                  </a:graphic>
                </wp:inline>
              </w:drawing>
            </w:r>
          </w:p>
          <w:p w14:paraId="4DF35FEE" w14:textId="33F1C7D5" w:rsidR="0091701C" w:rsidRPr="0087672B" w:rsidRDefault="0091701C" w:rsidP="004463D5">
            <w:pPr>
              <w:pBdr>
                <w:top w:val="nil"/>
                <w:left w:val="nil"/>
                <w:bottom w:val="nil"/>
                <w:right w:val="nil"/>
                <w:between w:val="nil"/>
              </w:pBdr>
              <w:spacing w:after="120"/>
              <w:rPr>
                <w:rFonts w:ascii="Arial" w:eastAsia="Arial" w:hAnsi="Arial" w:cs="Arial"/>
                <w:color w:val="000000"/>
                <w:sz w:val="24"/>
                <w:szCs w:val="24"/>
              </w:rPr>
            </w:pPr>
            <w:proofErr w:type="spellStart"/>
            <w:r w:rsidRPr="0091701C">
              <w:rPr>
                <w:rFonts w:ascii="Arial" w:eastAsia="Arial" w:hAnsi="Arial" w:cs="Arial"/>
                <w:color w:val="000000"/>
                <w:sz w:val="24"/>
                <w:szCs w:val="24"/>
                <w:highlight w:val="cyan"/>
              </w:rPr>
              <w:t>Shutterstock</w:t>
            </w:r>
            <w:proofErr w:type="spellEnd"/>
            <w:r w:rsidRPr="0091701C">
              <w:rPr>
                <w:rFonts w:ascii="Arial" w:eastAsia="Arial" w:hAnsi="Arial" w:cs="Arial"/>
                <w:color w:val="000000"/>
                <w:sz w:val="24"/>
                <w:szCs w:val="24"/>
                <w:highlight w:val="cyan"/>
              </w:rPr>
              <w:t xml:space="preserve"> ID 1170979870</w:t>
            </w:r>
          </w:p>
        </w:tc>
      </w:tr>
      <w:tr w:rsidR="0091701C" w14:paraId="37F30DC7" w14:textId="77777777" w:rsidTr="002C6565">
        <w:tc>
          <w:tcPr>
            <w:tcW w:w="9285" w:type="dxa"/>
            <w:shd w:val="clear" w:color="auto" w:fill="auto"/>
          </w:tcPr>
          <w:p w14:paraId="0D3EA956" w14:textId="7F0030D8" w:rsidR="0091701C" w:rsidRPr="0091701C" w:rsidRDefault="0091701C" w:rsidP="00AC0EA3">
            <w:pPr>
              <w:pBdr>
                <w:top w:val="nil"/>
                <w:left w:val="nil"/>
                <w:bottom w:val="nil"/>
                <w:right w:val="nil"/>
                <w:between w:val="nil"/>
              </w:pBdr>
              <w:spacing w:after="120"/>
              <w:rPr>
                <w:rFonts w:ascii="Arial" w:eastAsia="Arial" w:hAnsi="Arial" w:cs="Arial"/>
                <w:sz w:val="24"/>
                <w:szCs w:val="24"/>
              </w:rPr>
            </w:pPr>
            <w:r w:rsidRPr="0091701C">
              <w:rPr>
                <w:rFonts w:ascii="Arial" w:eastAsia="Arial" w:hAnsi="Arial" w:cs="Arial"/>
                <w:sz w:val="24"/>
                <w:szCs w:val="24"/>
              </w:rPr>
              <w:lastRenderedPageBreak/>
              <w:t>Este caminho</w:t>
            </w:r>
            <w:r w:rsidR="00AC0EA3">
              <w:rPr>
                <w:rFonts w:ascii="Arial" w:eastAsia="Arial" w:hAnsi="Arial" w:cs="Arial"/>
                <w:sz w:val="24"/>
                <w:szCs w:val="24"/>
              </w:rPr>
              <w:t>,</w:t>
            </w:r>
            <w:r w:rsidRPr="0091701C">
              <w:rPr>
                <w:rFonts w:ascii="Arial" w:eastAsia="Arial" w:hAnsi="Arial" w:cs="Arial"/>
                <w:sz w:val="24"/>
                <w:szCs w:val="24"/>
              </w:rPr>
              <w:t xml:space="preserve"> repleto de obstáculos</w:t>
            </w:r>
            <w:r w:rsidR="00AC0EA3">
              <w:rPr>
                <w:rFonts w:ascii="Arial" w:eastAsia="Arial" w:hAnsi="Arial" w:cs="Arial"/>
                <w:sz w:val="24"/>
                <w:szCs w:val="24"/>
              </w:rPr>
              <w:t>,</w:t>
            </w:r>
            <w:r w:rsidRPr="0091701C">
              <w:rPr>
                <w:rFonts w:ascii="Arial" w:eastAsia="Arial" w:hAnsi="Arial" w:cs="Arial"/>
                <w:sz w:val="24"/>
                <w:szCs w:val="24"/>
              </w:rPr>
              <w:t xml:space="preserve"> será menos dolorido se soubermos exatamente o que fazer, quando fazer, as pessoas envolvidas, os cenários em que a empresa está inserida</w:t>
            </w:r>
            <w:r w:rsidR="00AC0EA3">
              <w:rPr>
                <w:rFonts w:ascii="Arial" w:eastAsia="Arial" w:hAnsi="Arial" w:cs="Arial"/>
                <w:sz w:val="24"/>
                <w:szCs w:val="24"/>
              </w:rPr>
              <w:t>. E</w:t>
            </w:r>
            <w:r w:rsidRPr="0091701C">
              <w:rPr>
                <w:rFonts w:ascii="Arial" w:eastAsia="Arial" w:hAnsi="Arial" w:cs="Arial"/>
                <w:sz w:val="24"/>
                <w:szCs w:val="24"/>
              </w:rPr>
              <w:t>nfim, para que a caminhada seja de sucesso é necessário um bom planejamento com foco no crescimento e estabilidade.</w:t>
            </w:r>
          </w:p>
        </w:tc>
      </w:tr>
    </w:tbl>
    <w:p w14:paraId="513B10AC" w14:textId="77777777" w:rsidR="00C67E09" w:rsidRDefault="00C67E09" w:rsidP="00C67E09">
      <w:pPr>
        <w:pStyle w:val="SemEspaamento"/>
        <w:spacing w:line="276" w:lineRule="auto"/>
        <w:jc w:val="both"/>
        <w:rPr>
          <w:color w:val="auto"/>
          <w:szCs w:val="24"/>
        </w:rPr>
      </w:pPr>
    </w:p>
    <w:p w14:paraId="4AB0D811" w14:textId="62DD7AC7" w:rsidR="001848A2" w:rsidRDefault="00120273">
      <w:pPr>
        <w:spacing w:before="120" w:after="240"/>
        <w:rPr>
          <w:rFonts w:ascii="Arial" w:eastAsia="Arial" w:hAnsi="Arial" w:cs="Arial"/>
          <w:sz w:val="24"/>
          <w:szCs w:val="24"/>
        </w:rPr>
      </w:pPr>
      <w:r w:rsidRPr="00120273">
        <w:rPr>
          <w:rFonts w:ascii="Arial" w:eastAsia="Arial" w:hAnsi="Arial" w:cs="Arial"/>
          <w:sz w:val="24"/>
          <w:szCs w:val="24"/>
        </w:rPr>
        <w:t>Mas vamos entender</w:t>
      </w:r>
      <w:r w:rsidR="00AC0EA3">
        <w:rPr>
          <w:rFonts w:ascii="Arial" w:eastAsia="Arial" w:hAnsi="Arial" w:cs="Arial"/>
          <w:sz w:val="24"/>
          <w:szCs w:val="24"/>
        </w:rPr>
        <w:t>,</w:t>
      </w:r>
      <w:r w:rsidRPr="00120273">
        <w:rPr>
          <w:rFonts w:ascii="Arial" w:eastAsia="Arial" w:hAnsi="Arial" w:cs="Arial"/>
          <w:sz w:val="24"/>
          <w:szCs w:val="24"/>
        </w:rPr>
        <w:t xml:space="preserve"> </w:t>
      </w:r>
      <w:r w:rsidR="00912FE3">
        <w:rPr>
          <w:rFonts w:ascii="Arial" w:eastAsia="Arial" w:hAnsi="Arial" w:cs="Arial"/>
          <w:sz w:val="24"/>
          <w:szCs w:val="24"/>
        </w:rPr>
        <w:t>a seguir</w:t>
      </w:r>
      <w:r w:rsidR="00AC0EA3">
        <w:rPr>
          <w:rFonts w:ascii="Arial" w:eastAsia="Arial" w:hAnsi="Arial" w:cs="Arial"/>
          <w:sz w:val="24"/>
          <w:szCs w:val="24"/>
        </w:rPr>
        <w:t>,</w:t>
      </w:r>
      <w:r w:rsidR="00912FE3">
        <w:rPr>
          <w:rFonts w:ascii="Arial" w:eastAsia="Arial" w:hAnsi="Arial" w:cs="Arial"/>
          <w:sz w:val="24"/>
          <w:szCs w:val="24"/>
        </w:rPr>
        <w:t xml:space="preserve"> </w:t>
      </w:r>
      <w:r w:rsidRPr="00120273">
        <w:rPr>
          <w:rFonts w:ascii="Arial" w:eastAsia="Arial" w:hAnsi="Arial" w:cs="Arial"/>
          <w:sz w:val="24"/>
          <w:szCs w:val="24"/>
        </w:rPr>
        <w:t xml:space="preserve">o que é planejamento e as ações necessárias para atingir os resultados </w:t>
      </w:r>
      <w:r w:rsidR="008A5F52">
        <w:rPr>
          <w:rFonts w:ascii="Arial" w:eastAsia="Arial" w:hAnsi="Arial" w:cs="Arial"/>
          <w:sz w:val="24"/>
          <w:szCs w:val="24"/>
        </w:rPr>
        <w:t>desejados</w:t>
      </w:r>
      <w:r w:rsidRPr="00120273">
        <w:rPr>
          <w:rFonts w:ascii="Arial" w:eastAsia="Arial" w:hAnsi="Arial" w:cs="Arial"/>
          <w:sz w:val="24"/>
          <w:szCs w:val="24"/>
        </w:rPr>
        <w:t xml:space="preserve"> para que a empresa seja lucrativa.</w:t>
      </w:r>
    </w:p>
    <w:p w14:paraId="764721BE" w14:textId="23EFA13E" w:rsidR="00912FE3" w:rsidRDefault="00912FE3">
      <w:pPr>
        <w:spacing w:before="120" w:after="240"/>
        <w:rPr>
          <w:rFonts w:ascii="Arial" w:eastAsia="Arial" w:hAnsi="Arial" w:cs="Arial"/>
          <w:sz w:val="24"/>
          <w:szCs w:val="24"/>
        </w:rPr>
      </w:pPr>
      <w:r>
        <w:rPr>
          <w:rFonts w:ascii="Arial" w:eastAsia="Arial" w:hAnsi="Arial" w:cs="Arial"/>
          <w:sz w:val="24"/>
          <w:szCs w:val="24"/>
        </w:rPr>
        <w:t xml:space="preserve">Avance para seguir. </w:t>
      </w:r>
    </w:p>
    <w:p w14:paraId="40DE1C47" w14:textId="77777777" w:rsidR="00912FE3" w:rsidRDefault="00912FE3">
      <w:pPr>
        <w:spacing w:before="120" w:after="240"/>
        <w:rPr>
          <w:rFonts w:ascii="Arial" w:eastAsia="Arial" w:hAnsi="Arial" w:cs="Arial"/>
          <w:sz w:val="24"/>
          <w:szCs w:val="24"/>
        </w:rPr>
      </w:pPr>
    </w:p>
    <w:p w14:paraId="75D441F2" w14:textId="77777777" w:rsidR="00912FE3" w:rsidRDefault="00912FE3">
      <w:pPr>
        <w:spacing w:before="120" w:after="240"/>
        <w:rPr>
          <w:rFonts w:ascii="Arial" w:eastAsia="Arial" w:hAnsi="Arial" w:cs="Arial"/>
          <w:sz w:val="24"/>
          <w:szCs w:val="24"/>
        </w:rPr>
      </w:pPr>
    </w:p>
    <w:p w14:paraId="6AF2C790" w14:textId="77777777" w:rsidR="00912FE3" w:rsidRDefault="00912FE3">
      <w:pPr>
        <w:spacing w:before="120" w:after="240"/>
        <w:rPr>
          <w:rFonts w:ascii="Arial" w:eastAsia="Arial" w:hAnsi="Arial" w:cs="Arial"/>
          <w:sz w:val="24"/>
          <w:szCs w:val="24"/>
        </w:rPr>
      </w:pPr>
    </w:p>
    <w:p w14:paraId="7EDED9AB" w14:textId="77777777" w:rsidR="00912FE3" w:rsidRDefault="00912FE3">
      <w:pPr>
        <w:spacing w:before="120" w:after="240"/>
        <w:rPr>
          <w:rFonts w:ascii="Arial" w:eastAsia="Arial" w:hAnsi="Arial" w:cs="Arial"/>
          <w:sz w:val="24"/>
          <w:szCs w:val="24"/>
        </w:rPr>
      </w:pPr>
    </w:p>
    <w:p w14:paraId="465166CA" w14:textId="77777777" w:rsidR="00912FE3" w:rsidRDefault="00912FE3">
      <w:pPr>
        <w:spacing w:before="120" w:after="240"/>
        <w:rPr>
          <w:rFonts w:ascii="Arial" w:eastAsia="Arial" w:hAnsi="Arial" w:cs="Arial"/>
          <w:sz w:val="24"/>
          <w:szCs w:val="24"/>
        </w:rPr>
      </w:pPr>
    </w:p>
    <w:p w14:paraId="3BE11BFD" w14:textId="77777777" w:rsidR="00912FE3" w:rsidRDefault="00912FE3">
      <w:pPr>
        <w:spacing w:before="120" w:after="240"/>
        <w:rPr>
          <w:rFonts w:ascii="Arial" w:eastAsia="Arial" w:hAnsi="Arial" w:cs="Arial"/>
          <w:sz w:val="24"/>
          <w:szCs w:val="24"/>
        </w:rPr>
      </w:pPr>
    </w:p>
    <w:p w14:paraId="45FB9320" w14:textId="77777777" w:rsidR="00912FE3" w:rsidRDefault="00912FE3">
      <w:pPr>
        <w:spacing w:before="120" w:after="240"/>
        <w:rPr>
          <w:rFonts w:ascii="Arial" w:eastAsia="Arial" w:hAnsi="Arial" w:cs="Arial"/>
          <w:sz w:val="24"/>
          <w:szCs w:val="24"/>
        </w:rPr>
      </w:pPr>
    </w:p>
    <w:p w14:paraId="5F4800C6" w14:textId="77777777" w:rsidR="00912FE3" w:rsidRDefault="00912FE3">
      <w:pPr>
        <w:spacing w:before="120" w:after="240"/>
        <w:rPr>
          <w:rFonts w:ascii="Arial" w:eastAsia="Arial" w:hAnsi="Arial" w:cs="Arial"/>
          <w:sz w:val="24"/>
          <w:szCs w:val="24"/>
        </w:rPr>
      </w:pPr>
    </w:p>
    <w:p w14:paraId="68529713" w14:textId="77777777" w:rsidR="00912FE3" w:rsidRDefault="00912FE3">
      <w:pPr>
        <w:spacing w:before="120" w:after="240"/>
        <w:rPr>
          <w:rFonts w:ascii="Arial" w:eastAsia="Arial" w:hAnsi="Arial" w:cs="Arial"/>
          <w:sz w:val="24"/>
          <w:szCs w:val="24"/>
        </w:rPr>
      </w:pPr>
    </w:p>
    <w:p w14:paraId="437AAA5D" w14:textId="77777777" w:rsidR="00912FE3" w:rsidRDefault="00912FE3">
      <w:pPr>
        <w:spacing w:before="120" w:after="240"/>
        <w:rPr>
          <w:rFonts w:ascii="Arial" w:eastAsia="Arial" w:hAnsi="Arial" w:cs="Arial"/>
          <w:sz w:val="24"/>
          <w:szCs w:val="24"/>
        </w:rPr>
      </w:pPr>
    </w:p>
    <w:p w14:paraId="482427C4" w14:textId="0EE391F6" w:rsidR="00912FE3" w:rsidRPr="009D22EA" w:rsidRDefault="00912FE3" w:rsidP="00912FE3">
      <w:pPr>
        <w:spacing w:after="120" w:line="240" w:lineRule="auto"/>
        <w:rPr>
          <w:rFonts w:ascii="Arial" w:hAnsi="Arial" w:cs="Arial"/>
          <w:b/>
          <w:sz w:val="24"/>
          <w:szCs w:val="24"/>
          <w:highlight w:val="green"/>
        </w:rPr>
      </w:pPr>
      <w:r w:rsidRPr="009D22EA">
        <w:rPr>
          <w:rFonts w:ascii="Arial" w:hAnsi="Arial" w:cs="Arial"/>
          <w:b/>
          <w:sz w:val="24"/>
          <w:szCs w:val="24"/>
          <w:highlight w:val="green"/>
        </w:rPr>
        <w:lastRenderedPageBreak/>
        <w:t>&lt;SCO</w:t>
      </w:r>
      <w:r>
        <w:rPr>
          <w:rFonts w:ascii="Arial" w:hAnsi="Arial" w:cs="Arial"/>
          <w:b/>
          <w:sz w:val="24"/>
          <w:szCs w:val="24"/>
          <w:highlight w:val="green"/>
        </w:rPr>
        <w:t>5</w:t>
      </w:r>
      <w:r w:rsidRPr="009D22EA">
        <w:rPr>
          <w:rFonts w:ascii="Arial" w:hAnsi="Arial" w:cs="Arial"/>
          <w:b/>
          <w:sz w:val="24"/>
          <w:szCs w:val="24"/>
          <w:highlight w:val="green"/>
        </w:rPr>
        <w:t xml:space="preserve">&gt; </w:t>
      </w:r>
      <w:r w:rsidRPr="00912FE3">
        <w:rPr>
          <w:rFonts w:ascii="Arial" w:hAnsi="Arial" w:cs="Arial"/>
          <w:b/>
          <w:sz w:val="24"/>
          <w:szCs w:val="24"/>
        </w:rPr>
        <w:t>O que é planejamento?</w:t>
      </w:r>
    </w:p>
    <w:p w14:paraId="2E166E4F" w14:textId="3C507639" w:rsidR="00912FE3" w:rsidRDefault="00912FE3" w:rsidP="00912FE3">
      <w:pPr>
        <w:spacing w:line="240" w:lineRule="auto"/>
        <w:jc w:val="both"/>
        <w:rPr>
          <w:rFonts w:ascii="Arial" w:hAnsi="Arial" w:cs="Arial"/>
          <w:sz w:val="24"/>
          <w:szCs w:val="24"/>
        </w:rPr>
      </w:pPr>
      <w:r w:rsidRPr="009D22EA">
        <w:rPr>
          <w:rFonts w:ascii="Arial" w:hAnsi="Arial" w:cs="Arial"/>
          <w:b/>
          <w:sz w:val="24"/>
          <w:szCs w:val="24"/>
          <w:highlight w:val="cyan"/>
        </w:rPr>
        <w:t xml:space="preserve">&lt;Título&gt; </w:t>
      </w:r>
      <w:r>
        <w:rPr>
          <w:rFonts w:ascii="Arial" w:hAnsi="Arial" w:cs="Arial"/>
          <w:sz w:val="24"/>
          <w:szCs w:val="24"/>
        </w:rPr>
        <w:t>O que é planejamento?</w:t>
      </w:r>
    </w:p>
    <w:tbl>
      <w:tblPr>
        <w:tblW w:w="90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9"/>
      </w:tblGrid>
      <w:tr w:rsidR="00E75E00" w14:paraId="710B5C46" w14:textId="77777777" w:rsidTr="002C6565">
        <w:tc>
          <w:tcPr>
            <w:tcW w:w="9069" w:type="dxa"/>
            <w:shd w:val="clear" w:color="auto" w:fill="auto"/>
            <w:tcMar>
              <w:top w:w="100" w:type="dxa"/>
              <w:left w:w="100" w:type="dxa"/>
              <w:bottom w:w="100" w:type="dxa"/>
              <w:right w:w="100" w:type="dxa"/>
            </w:tcMar>
          </w:tcPr>
          <w:p w14:paraId="53013998" w14:textId="77777777" w:rsidR="00E75E00" w:rsidRPr="0087672B" w:rsidRDefault="00E75E00" w:rsidP="002C6565">
            <w:pPr>
              <w:widowControl w:val="0"/>
              <w:pBdr>
                <w:top w:val="nil"/>
                <w:left w:val="nil"/>
                <w:bottom w:val="nil"/>
                <w:right w:val="nil"/>
                <w:between w:val="nil"/>
              </w:pBdr>
              <w:spacing w:after="0" w:line="240" w:lineRule="auto"/>
              <w:rPr>
                <w:rFonts w:ascii="Arial" w:eastAsia="Arial" w:hAnsi="Arial" w:cs="Arial"/>
              </w:rPr>
            </w:pPr>
            <w:bookmarkStart w:id="20" w:name="_heading=h.ni0ar8lc149m" w:colFirst="0" w:colLast="0"/>
            <w:bookmarkEnd w:id="20"/>
            <w:r w:rsidRPr="0087672B">
              <w:rPr>
                <w:rFonts w:ascii="Arial" w:eastAsia="Arial" w:hAnsi="Arial" w:cs="Arial"/>
                <w:highlight w:val="cyan"/>
              </w:rPr>
              <w:t>&lt;</w:t>
            </w:r>
            <w:proofErr w:type="spellStart"/>
            <w:r w:rsidRPr="0087672B">
              <w:rPr>
                <w:rFonts w:ascii="Arial" w:eastAsia="Arial" w:hAnsi="Arial" w:cs="Arial"/>
                <w:highlight w:val="cyan"/>
              </w:rPr>
              <w:t>Slider</w:t>
            </w:r>
            <w:proofErr w:type="spellEnd"/>
            <w:r w:rsidRPr="0087672B">
              <w:rPr>
                <w:rFonts w:ascii="Arial" w:eastAsia="Arial" w:hAnsi="Arial" w:cs="Arial"/>
                <w:highlight w:val="cyan"/>
              </w:rPr>
              <w:t>&gt;</w:t>
            </w:r>
          </w:p>
        </w:tc>
      </w:tr>
      <w:tr w:rsidR="00E75E00" w14:paraId="2C683129" w14:textId="77777777" w:rsidTr="002C6565">
        <w:tc>
          <w:tcPr>
            <w:tcW w:w="9069" w:type="dxa"/>
            <w:shd w:val="clear" w:color="auto" w:fill="auto"/>
            <w:tcMar>
              <w:top w:w="100" w:type="dxa"/>
              <w:left w:w="100" w:type="dxa"/>
              <w:bottom w:w="100" w:type="dxa"/>
              <w:right w:w="100" w:type="dxa"/>
            </w:tcMar>
          </w:tcPr>
          <w:p w14:paraId="5BDFE463" w14:textId="5C01F1FC" w:rsidR="00E75E00" w:rsidRPr="0087672B" w:rsidRDefault="00E6650F" w:rsidP="002C6565">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noProof/>
                <w:lang w:eastAsia="pt-BR"/>
              </w:rPr>
              <w:drawing>
                <wp:inline distT="0" distB="0" distL="0" distR="0" wp14:anchorId="51AD2909" wp14:editId="1D726957">
                  <wp:extent cx="2562225" cy="1708824"/>
                  <wp:effectExtent l="0" t="0" r="0" b="571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tyimages-912338074-2048x204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64393" cy="1710270"/>
                          </a:xfrm>
                          <a:prstGeom prst="rect">
                            <a:avLst/>
                          </a:prstGeom>
                        </pic:spPr>
                      </pic:pic>
                    </a:graphicData>
                  </a:graphic>
                </wp:inline>
              </w:drawing>
            </w:r>
          </w:p>
          <w:p w14:paraId="374986A7" w14:textId="2DFCEAD2" w:rsidR="00E75E00" w:rsidRDefault="00E75E00" w:rsidP="002C6565">
            <w:pPr>
              <w:widowControl w:val="0"/>
              <w:spacing w:after="0" w:line="240" w:lineRule="auto"/>
              <w:rPr>
                <w:rFonts w:ascii="Arial" w:eastAsia="Arial" w:hAnsi="Arial" w:cs="Arial"/>
                <w:sz w:val="24"/>
                <w:szCs w:val="24"/>
                <w:highlight w:val="cyan"/>
              </w:rPr>
            </w:pPr>
            <w:proofErr w:type="spellStart"/>
            <w:r w:rsidRPr="0087672B">
              <w:rPr>
                <w:rFonts w:ascii="Arial" w:eastAsia="Arial" w:hAnsi="Arial" w:cs="Arial"/>
                <w:sz w:val="24"/>
                <w:szCs w:val="24"/>
                <w:highlight w:val="cyan"/>
              </w:rPr>
              <w:t>Shutterstock</w:t>
            </w:r>
            <w:proofErr w:type="spellEnd"/>
            <w:r w:rsidRPr="0087672B">
              <w:rPr>
                <w:rFonts w:ascii="Arial" w:eastAsia="Arial" w:hAnsi="Arial" w:cs="Arial"/>
                <w:sz w:val="24"/>
                <w:szCs w:val="24"/>
                <w:highlight w:val="cyan"/>
              </w:rPr>
              <w:t xml:space="preserve"> ID</w:t>
            </w:r>
            <w:r w:rsidRPr="00E6650F">
              <w:rPr>
                <w:rFonts w:ascii="Arial" w:eastAsia="Arial" w:hAnsi="Arial" w:cs="Arial"/>
                <w:sz w:val="24"/>
                <w:szCs w:val="24"/>
                <w:highlight w:val="cyan"/>
              </w:rPr>
              <w:t xml:space="preserve"> </w:t>
            </w:r>
            <w:r w:rsidR="00E6650F" w:rsidRPr="00E6650F">
              <w:rPr>
                <w:rFonts w:ascii="Arial" w:eastAsia="Arial" w:hAnsi="Arial" w:cs="Arial"/>
                <w:sz w:val="24"/>
                <w:szCs w:val="24"/>
                <w:highlight w:val="cyan"/>
              </w:rPr>
              <w:t>912338074</w:t>
            </w:r>
          </w:p>
          <w:p w14:paraId="5AB33483" w14:textId="77777777" w:rsidR="00E75E00" w:rsidRPr="0087672B" w:rsidRDefault="00E75E00" w:rsidP="002C6565">
            <w:pPr>
              <w:widowControl w:val="0"/>
              <w:spacing w:after="0" w:line="240" w:lineRule="auto"/>
              <w:rPr>
                <w:rFonts w:ascii="Arial" w:eastAsia="Arial" w:hAnsi="Arial" w:cs="Arial"/>
                <w:sz w:val="24"/>
                <w:szCs w:val="24"/>
                <w:highlight w:val="cyan"/>
              </w:rPr>
            </w:pPr>
          </w:p>
          <w:p w14:paraId="0400C3E7" w14:textId="27F2777C" w:rsidR="00E75E00" w:rsidRPr="0087672B" w:rsidRDefault="00E75E00" w:rsidP="00E75E00">
            <w:pPr>
              <w:pStyle w:val="SemEspaamento"/>
              <w:spacing w:line="276" w:lineRule="auto"/>
              <w:jc w:val="both"/>
              <w:rPr>
                <w:szCs w:val="24"/>
                <w:highlight w:val="cyan"/>
              </w:rPr>
            </w:pPr>
            <w:r w:rsidRPr="004B6B30">
              <w:rPr>
                <w:b/>
              </w:rPr>
              <w:t xml:space="preserve">Planejar </w:t>
            </w:r>
            <w:r>
              <w:t xml:space="preserve">é o ato de fazer planos com antecedência, isso inclui identificar quais os objetivos que queremos ou precisamos atingir. </w:t>
            </w:r>
          </w:p>
        </w:tc>
      </w:tr>
      <w:tr w:rsidR="00E75E00" w14:paraId="08405A55" w14:textId="77777777" w:rsidTr="002C6565">
        <w:tc>
          <w:tcPr>
            <w:tcW w:w="9069" w:type="dxa"/>
            <w:shd w:val="clear" w:color="auto" w:fill="auto"/>
            <w:tcMar>
              <w:top w:w="100" w:type="dxa"/>
              <w:left w:w="100" w:type="dxa"/>
              <w:bottom w:w="100" w:type="dxa"/>
              <w:right w:w="100" w:type="dxa"/>
            </w:tcMar>
          </w:tcPr>
          <w:p w14:paraId="3432CD3C" w14:textId="251FF942" w:rsidR="00E75E00" w:rsidRPr="0087672B" w:rsidRDefault="00E6650F" w:rsidP="002C6565">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noProof/>
                <w:sz w:val="24"/>
                <w:szCs w:val="24"/>
                <w:lang w:eastAsia="pt-BR"/>
              </w:rPr>
              <w:drawing>
                <wp:inline distT="0" distB="0" distL="0" distR="0" wp14:anchorId="56AA0D80" wp14:editId="43027CB4">
                  <wp:extent cx="2595368" cy="19050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close-up-of-a-businesswoman-making-agenda-on-personal-organizer-at-workplace-62595094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7727" cy="1906732"/>
                          </a:xfrm>
                          <a:prstGeom prst="rect">
                            <a:avLst/>
                          </a:prstGeom>
                        </pic:spPr>
                      </pic:pic>
                    </a:graphicData>
                  </a:graphic>
                </wp:inline>
              </w:drawing>
            </w:r>
          </w:p>
          <w:p w14:paraId="1BF83A62" w14:textId="1AE2AD60" w:rsidR="00E75E00" w:rsidRDefault="00E75E00" w:rsidP="002C6565">
            <w:pPr>
              <w:widowControl w:val="0"/>
              <w:spacing w:after="0" w:line="240" w:lineRule="auto"/>
              <w:rPr>
                <w:rFonts w:ascii="Arial" w:eastAsia="Arial" w:hAnsi="Arial" w:cs="Arial"/>
                <w:sz w:val="24"/>
                <w:szCs w:val="24"/>
              </w:rPr>
            </w:pPr>
            <w:proofErr w:type="spellStart"/>
            <w:r w:rsidRPr="0087672B">
              <w:rPr>
                <w:rFonts w:ascii="Arial" w:eastAsia="Arial" w:hAnsi="Arial" w:cs="Arial"/>
                <w:sz w:val="24"/>
                <w:szCs w:val="24"/>
                <w:highlight w:val="cyan"/>
              </w:rPr>
              <w:t>Shutterstock</w:t>
            </w:r>
            <w:proofErr w:type="spellEnd"/>
            <w:r w:rsidRPr="0087672B">
              <w:rPr>
                <w:rFonts w:ascii="Arial" w:eastAsia="Arial" w:hAnsi="Arial" w:cs="Arial"/>
                <w:sz w:val="24"/>
                <w:szCs w:val="24"/>
                <w:highlight w:val="cyan"/>
              </w:rPr>
              <w:t xml:space="preserve"> </w:t>
            </w:r>
            <w:r w:rsidRPr="00E6650F">
              <w:rPr>
                <w:rFonts w:ascii="Arial" w:eastAsia="Arial" w:hAnsi="Arial" w:cs="Arial"/>
                <w:sz w:val="24"/>
                <w:szCs w:val="24"/>
                <w:highlight w:val="cyan"/>
              </w:rPr>
              <w:t xml:space="preserve">ID </w:t>
            </w:r>
            <w:r w:rsidR="00E6650F" w:rsidRPr="00E6650F">
              <w:rPr>
                <w:rFonts w:ascii="Arial" w:eastAsia="Arial" w:hAnsi="Arial" w:cs="Arial"/>
                <w:sz w:val="24"/>
                <w:szCs w:val="24"/>
                <w:highlight w:val="cyan"/>
              </w:rPr>
              <w:t>625950947</w:t>
            </w:r>
          </w:p>
          <w:p w14:paraId="01C6AE15" w14:textId="77777777" w:rsidR="00E75E00" w:rsidRPr="0087672B" w:rsidRDefault="00E75E00" w:rsidP="002C6565">
            <w:pPr>
              <w:widowControl w:val="0"/>
              <w:spacing w:after="0" w:line="240" w:lineRule="auto"/>
              <w:rPr>
                <w:rFonts w:ascii="Arial" w:eastAsia="Arial" w:hAnsi="Arial" w:cs="Arial"/>
                <w:sz w:val="24"/>
                <w:szCs w:val="24"/>
              </w:rPr>
            </w:pPr>
          </w:p>
          <w:p w14:paraId="1CE4954D" w14:textId="7F8169BB" w:rsidR="00E75E00" w:rsidRPr="0087672B" w:rsidRDefault="00E75E00" w:rsidP="00AC0EA3">
            <w:pPr>
              <w:widowControl w:val="0"/>
              <w:pBdr>
                <w:top w:val="nil"/>
                <w:left w:val="nil"/>
                <w:bottom w:val="nil"/>
                <w:right w:val="nil"/>
                <w:between w:val="nil"/>
              </w:pBdr>
              <w:spacing w:after="0" w:line="240" w:lineRule="auto"/>
              <w:jc w:val="both"/>
              <w:rPr>
                <w:rFonts w:ascii="Arial" w:eastAsia="Arial" w:hAnsi="Arial" w:cs="Arial"/>
                <w:sz w:val="24"/>
                <w:szCs w:val="24"/>
                <w:highlight w:val="cyan"/>
              </w:rPr>
            </w:pPr>
            <w:r w:rsidRPr="00E75E00">
              <w:rPr>
                <w:rFonts w:ascii="Arial" w:eastAsia="Arial" w:hAnsi="Arial" w:cs="Arial"/>
                <w:sz w:val="24"/>
                <w:szCs w:val="24"/>
              </w:rPr>
              <w:t>Mas não basta só saber o objetivo</w:t>
            </w:r>
            <w:r w:rsidR="00AC0EA3">
              <w:rPr>
                <w:rFonts w:ascii="Arial" w:eastAsia="Arial" w:hAnsi="Arial" w:cs="Arial"/>
                <w:sz w:val="24"/>
                <w:szCs w:val="24"/>
              </w:rPr>
              <w:t>. P</w:t>
            </w:r>
            <w:r w:rsidRPr="00E75E00">
              <w:rPr>
                <w:rFonts w:ascii="Arial" w:eastAsia="Arial" w:hAnsi="Arial" w:cs="Arial"/>
                <w:sz w:val="24"/>
                <w:szCs w:val="24"/>
              </w:rPr>
              <w:t>ara chegar lá com eficiência</w:t>
            </w:r>
            <w:r w:rsidR="00AC0EA3">
              <w:rPr>
                <w:rFonts w:ascii="Arial" w:eastAsia="Arial" w:hAnsi="Arial" w:cs="Arial"/>
                <w:sz w:val="24"/>
                <w:szCs w:val="24"/>
              </w:rPr>
              <w:t>,</w:t>
            </w:r>
            <w:r w:rsidRPr="00E75E00">
              <w:rPr>
                <w:rFonts w:ascii="Arial" w:eastAsia="Arial" w:hAnsi="Arial" w:cs="Arial"/>
                <w:sz w:val="24"/>
                <w:szCs w:val="24"/>
              </w:rPr>
              <w:t xml:space="preserve"> precisamos nos organizar, entender muito bem o que fazer, o como fazer, o quando, com quais recursos – envolvendo recursos humanos, financeiros e físicos (</w:t>
            </w:r>
            <w:r w:rsidR="00AC0EA3">
              <w:rPr>
                <w:rFonts w:ascii="Arial" w:eastAsia="Arial" w:hAnsi="Arial" w:cs="Arial"/>
                <w:sz w:val="24"/>
                <w:szCs w:val="24"/>
              </w:rPr>
              <w:t>máquinas, equipamentos, espaço,</w:t>
            </w:r>
            <w:r w:rsidRPr="00E75E00">
              <w:rPr>
                <w:rFonts w:ascii="Arial" w:eastAsia="Arial" w:hAnsi="Arial" w:cs="Arial"/>
                <w:sz w:val="24"/>
                <w:szCs w:val="24"/>
              </w:rPr>
              <w:t xml:space="preserve"> etc.) – e entender os ambientes </w:t>
            </w:r>
            <w:r w:rsidR="00AC0EA3">
              <w:rPr>
                <w:rFonts w:ascii="Arial" w:eastAsia="Arial" w:hAnsi="Arial" w:cs="Arial"/>
                <w:sz w:val="24"/>
                <w:szCs w:val="24"/>
              </w:rPr>
              <w:t xml:space="preserve">em </w:t>
            </w:r>
            <w:r w:rsidRPr="00E75E00">
              <w:rPr>
                <w:rFonts w:ascii="Arial" w:eastAsia="Arial" w:hAnsi="Arial" w:cs="Arial"/>
                <w:sz w:val="24"/>
                <w:szCs w:val="24"/>
              </w:rPr>
              <w:t>que estamos</w:t>
            </w:r>
            <w:r w:rsidR="00AC0EA3">
              <w:rPr>
                <w:rFonts w:ascii="Arial" w:eastAsia="Arial" w:hAnsi="Arial" w:cs="Arial"/>
                <w:sz w:val="24"/>
                <w:szCs w:val="24"/>
              </w:rPr>
              <w:t xml:space="preserve"> </w:t>
            </w:r>
            <w:proofErr w:type="gramStart"/>
            <w:r w:rsidR="00AC0EA3">
              <w:rPr>
                <w:rFonts w:ascii="Arial" w:eastAsia="Arial" w:hAnsi="Arial" w:cs="Arial"/>
                <w:sz w:val="24"/>
                <w:szCs w:val="24"/>
              </w:rPr>
              <w:t>inseridos,</w:t>
            </w:r>
            <w:r w:rsidRPr="00E75E00">
              <w:rPr>
                <w:rFonts w:ascii="Arial" w:eastAsia="Arial" w:hAnsi="Arial" w:cs="Arial"/>
                <w:sz w:val="24"/>
                <w:szCs w:val="24"/>
              </w:rPr>
              <w:t xml:space="preserve"> tanto interno, quanto externo</w:t>
            </w:r>
            <w:proofErr w:type="gramEnd"/>
            <w:r w:rsidRPr="00E75E00">
              <w:rPr>
                <w:rFonts w:ascii="Arial" w:eastAsia="Arial" w:hAnsi="Arial" w:cs="Arial"/>
                <w:sz w:val="24"/>
                <w:szCs w:val="24"/>
              </w:rPr>
              <w:t>.</w:t>
            </w:r>
          </w:p>
        </w:tc>
      </w:tr>
    </w:tbl>
    <w:p w14:paraId="4E4E8899" w14:textId="77777777" w:rsidR="002D24A9" w:rsidRDefault="002D24A9" w:rsidP="00E6650F">
      <w:pPr>
        <w:pStyle w:val="NormalED"/>
        <w:spacing w:line="276" w:lineRule="auto"/>
      </w:pPr>
    </w:p>
    <w:p w14:paraId="73657A08" w14:textId="4E86C349" w:rsidR="00E6650F" w:rsidRDefault="00E6650F" w:rsidP="00E6650F">
      <w:pPr>
        <w:pStyle w:val="NormalED"/>
        <w:spacing w:line="276" w:lineRule="auto"/>
      </w:pPr>
      <w:r>
        <w:t>Então</w:t>
      </w:r>
      <w:r w:rsidR="002D4CB5">
        <w:t>,</w:t>
      </w:r>
      <w:r>
        <w:t xml:space="preserve"> vamos ao </w:t>
      </w:r>
      <w:r w:rsidRPr="007110D3">
        <w:rPr>
          <w:b/>
        </w:rPr>
        <w:t>planejamento</w:t>
      </w:r>
      <w:r>
        <w:t xml:space="preserve"> da nossa empresa em busca dos resultados! Mas algumas perguntas surgirão no meio do caminho e precisaremos quebrar alguns mitos. E não são poucos. Confira!</w:t>
      </w:r>
    </w:p>
    <w:p w14:paraId="3FC3D141" w14:textId="77777777" w:rsidR="00086DF1" w:rsidRDefault="00086DF1">
      <w:pPr>
        <w:pBdr>
          <w:top w:val="nil"/>
          <w:left w:val="nil"/>
          <w:bottom w:val="nil"/>
          <w:right w:val="nil"/>
          <w:between w:val="nil"/>
        </w:pBdr>
        <w:spacing w:after="0"/>
        <w:jc w:val="both"/>
        <w:rPr>
          <w:rFonts w:ascii="Arial" w:eastAsia="Arial" w:hAnsi="Arial" w:cs="Arial"/>
          <w:sz w:val="24"/>
          <w:szCs w:val="24"/>
        </w:rPr>
      </w:pPr>
    </w:p>
    <w:tbl>
      <w:tblPr>
        <w:tblStyle w:val="Tabelacomgrade"/>
        <w:tblW w:w="0" w:type="auto"/>
        <w:tblLook w:val="04A0" w:firstRow="1" w:lastRow="0" w:firstColumn="1" w:lastColumn="0" w:noHBand="0" w:noVBand="1"/>
      </w:tblPr>
      <w:tblGrid>
        <w:gridCol w:w="2802"/>
        <w:gridCol w:w="3260"/>
        <w:gridCol w:w="2693"/>
      </w:tblGrid>
      <w:tr w:rsidR="00E6650F" w14:paraId="02CD6618" w14:textId="77777777" w:rsidTr="00E6650F">
        <w:tc>
          <w:tcPr>
            <w:tcW w:w="8755" w:type="dxa"/>
            <w:gridSpan w:val="3"/>
          </w:tcPr>
          <w:p w14:paraId="776BEF6F" w14:textId="2E6D6F7E" w:rsidR="00E6650F" w:rsidRDefault="00E6650F" w:rsidP="00E6650F">
            <w:pPr>
              <w:spacing w:after="0"/>
              <w:rPr>
                <w:rFonts w:ascii="Arial" w:eastAsia="Arial" w:hAnsi="Arial" w:cs="Arial"/>
                <w:bCs/>
                <w:sz w:val="44"/>
                <w:szCs w:val="24"/>
              </w:rPr>
            </w:pPr>
            <w:r w:rsidRPr="00E6650F">
              <w:rPr>
                <w:rFonts w:ascii="Arial" w:eastAsia="Arial" w:hAnsi="Arial" w:cs="Arial"/>
                <w:bCs/>
                <w:sz w:val="24"/>
                <w:szCs w:val="24"/>
              </w:rPr>
              <w:t>&lt;carrossel&gt;</w:t>
            </w:r>
          </w:p>
        </w:tc>
      </w:tr>
      <w:tr w:rsidR="00E6650F" w14:paraId="46FFFE0C" w14:textId="0522FFF6" w:rsidTr="00E6650F">
        <w:tc>
          <w:tcPr>
            <w:tcW w:w="2802" w:type="dxa"/>
          </w:tcPr>
          <w:p w14:paraId="489D43A4" w14:textId="5E76DA9B" w:rsidR="00E6650F" w:rsidRDefault="00E6650F" w:rsidP="00AF44E9">
            <w:pPr>
              <w:spacing w:after="0"/>
              <w:jc w:val="center"/>
              <w:rPr>
                <w:rFonts w:ascii="Arial" w:eastAsia="Arial" w:hAnsi="Arial" w:cs="Arial"/>
                <w:bCs/>
                <w:sz w:val="24"/>
                <w:szCs w:val="24"/>
              </w:rPr>
            </w:pPr>
            <w:proofErr w:type="gramStart"/>
            <w:r>
              <w:rPr>
                <w:rFonts w:ascii="Arial" w:eastAsia="Arial" w:hAnsi="Arial" w:cs="Arial"/>
                <w:bCs/>
                <w:sz w:val="44"/>
                <w:szCs w:val="24"/>
              </w:rPr>
              <w:t>1</w:t>
            </w:r>
            <w:proofErr w:type="gramEnd"/>
          </w:p>
        </w:tc>
        <w:tc>
          <w:tcPr>
            <w:tcW w:w="3260" w:type="dxa"/>
          </w:tcPr>
          <w:p w14:paraId="5438CB29" w14:textId="64ECD481" w:rsidR="00E6650F" w:rsidRDefault="00E6650F" w:rsidP="00AF44E9">
            <w:pPr>
              <w:spacing w:after="0"/>
              <w:jc w:val="center"/>
              <w:rPr>
                <w:rFonts w:ascii="Arial" w:eastAsia="Arial" w:hAnsi="Arial" w:cs="Arial"/>
                <w:bCs/>
                <w:sz w:val="24"/>
                <w:szCs w:val="24"/>
              </w:rPr>
            </w:pPr>
            <w:proofErr w:type="gramStart"/>
            <w:r>
              <w:rPr>
                <w:rFonts w:ascii="Arial" w:eastAsia="Arial" w:hAnsi="Arial" w:cs="Arial"/>
                <w:bCs/>
                <w:sz w:val="44"/>
                <w:szCs w:val="24"/>
              </w:rPr>
              <w:t>2</w:t>
            </w:r>
            <w:proofErr w:type="gramEnd"/>
          </w:p>
        </w:tc>
        <w:tc>
          <w:tcPr>
            <w:tcW w:w="2693" w:type="dxa"/>
          </w:tcPr>
          <w:p w14:paraId="21D6C2E8" w14:textId="187439BD" w:rsidR="00E6650F" w:rsidRDefault="00D17DBD" w:rsidP="00AF44E9">
            <w:pPr>
              <w:spacing w:after="0"/>
              <w:jc w:val="center"/>
              <w:rPr>
                <w:rFonts w:ascii="Arial" w:eastAsia="Arial" w:hAnsi="Arial" w:cs="Arial"/>
                <w:bCs/>
                <w:sz w:val="24"/>
                <w:szCs w:val="24"/>
              </w:rPr>
            </w:pPr>
            <w:proofErr w:type="gramStart"/>
            <w:r>
              <w:rPr>
                <w:rFonts w:ascii="Arial" w:eastAsia="Arial" w:hAnsi="Arial" w:cs="Arial"/>
                <w:bCs/>
                <w:sz w:val="44"/>
                <w:szCs w:val="24"/>
              </w:rPr>
              <w:t>3</w:t>
            </w:r>
            <w:proofErr w:type="gramEnd"/>
          </w:p>
        </w:tc>
      </w:tr>
      <w:tr w:rsidR="00E6650F" w14:paraId="03381A44" w14:textId="78AA675C" w:rsidTr="00E6650F">
        <w:tc>
          <w:tcPr>
            <w:tcW w:w="2802" w:type="dxa"/>
          </w:tcPr>
          <w:p w14:paraId="591F6E43" w14:textId="6B386C4C" w:rsidR="00E6650F" w:rsidRDefault="00E6650F" w:rsidP="00AF44E9">
            <w:pPr>
              <w:spacing w:after="0"/>
              <w:rPr>
                <w:rFonts w:ascii="Arial" w:eastAsia="Arial" w:hAnsi="Arial" w:cs="Arial"/>
                <w:bCs/>
                <w:sz w:val="24"/>
                <w:szCs w:val="24"/>
              </w:rPr>
            </w:pPr>
            <w:r w:rsidRPr="00E6650F">
              <w:rPr>
                <w:rFonts w:ascii="Arial" w:eastAsia="Arial" w:hAnsi="Arial" w:cs="Arial"/>
                <w:bCs/>
                <w:sz w:val="24"/>
                <w:szCs w:val="24"/>
              </w:rPr>
              <w:t xml:space="preserve">Minha empresa é muito </w:t>
            </w:r>
            <w:r w:rsidRPr="00E6650F">
              <w:rPr>
                <w:rFonts w:ascii="Arial" w:eastAsia="Arial" w:hAnsi="Arial" w:cs="Arial"/>
                <w:bCs/>
                <w:sz w:val="24"/>
                <w:szCs w:val="24"/>
              </w:rPr>
              <w:lastRenderedPageBreak/>
              <w:t>pequena para precisar de planejamento</w:t>
            </w:r>
            <w:r>
              <w:rPr>
                <w:rFonts w:ascii="Arial" w:eastAsia="Arial" w:hAnsi="Arial" w:cs="Arial"/>
                <w:bCs/>
                <w:sz w:val="24"/>
                <w:szCs w:val="24"/>
              </w:rPr>
              <w:t>.</w:t>
            </w:r>
          </w:p>
        </w:tc>
        <w:tc>
          <w:tcPr>
            <w:tcW w:w="3260" w:type="dxa"/>
          </w:tcPr>
          <w:p w14:paraId="25D5E5A5" w14:textId="6E9F8B5B" w:rsidR="00E6650F" w:rsidRDefault="00E6650F" w:rsidP="00AF44E9">
            <w:pPr>
              <w:spacing w:after="0"/>
              <w:rPr>
                <w:rFonts w:ascii="Arial" w:eastAsia="Arial" w:hAnsi="Arial" w:cs="Arial"/>
                <w:bCs/>
                <w:sz w:val="24"/>
                <w:szCs w:val="24"/>
              </w:rPr>
            </w:pPr>
            <w:r w:rsidRPr="00E6650F">
              <w:rPr>
                <w:rFonts w:ascii="Arial" w:eastAsia="Arial" w:hAnsi="Arial" w:cs="Arial"/>
                <w:bCs/>
                <w:szCs w:val="24"/>
              </w:rPr>
              <w:lastRenderedPageBreak/>
              <w:t xml:space="preserve">Planejamento só serve para </w:t>
            </w:r>
            <w:r w:rsidRPr="00E6650F">
              <w:rPr>
                <w:rFonts w:ascii="Arial" w:eastAsia="Arial" w:hAnsi="Arial" w:cs="Arial"/>
                <w:bCs/>
                <w:szCs w:val="24"/>
              </w:rPr>
              <w:lastRenderedPageBreak/>
              <w:t>um evento ou uma atividade</w:t>
            </w:r>
            <w:r>
              <w:rPr>
                <w:rFonts w:ascii="Arial" w:eastAsia="Arial" w:hAnsi="Arial" w:cs="Arial"/>
                <w:bCs/>
                <w:szCs w:val="24"/>
              </w:rPr>
              <w:t>.</w:t>
            </w:r>
          </w:p>
        </w:tc>
        <w:tc>
          <w:tcPr>
            <w:tcW w:w="2693" w:type="dxa"/>
          </w:tcPr>
          <w:p w14:paraId="19D7B499" w14:textId="2D41A77A" w:rsidR="00E6650F" w:rsidRDefault="00E6650F" w:rsidP="00AF44E9">
            <w:pPr>
              <w:spacing w:after="0"/>
              <w:rPr>
                <w:rFonts w:ascii="Arial" w:eastAsia="Arial" w:hAnsi="Arial" w:cs="Arial"/>
                <w:bCs/>
                <w:sz w:val="24"/>
                <w:szCs w:val="24"/>
              </w:rPr>
            </w:pPr>
            <w:r w:rsidRPr="00AF44E9">
              <w:rPr>
                <w:rFonts w:ascii="Arial" w:eastAsia="Arial" w:hAnsi="Arial" w:cs="Arial"/>
                <w:bCs/>
                <w:szCs w:val="24"/>
              </w:rPr>
              <w:lastRenderedPageBreak/>
              <w:t xml:space="preserve">Conhecimento das </w:t>
            </w:r>
            <w:r w:rsidRPr="00AF44E9">
              <w:rPr>
                <w:rFonts w:ascii="Arial" w:eastAsia="Arial" w:hAnsi="Arial" w:cs="Arial"/>
                <w:bCs/>
                <w:szCs w:val="24"/>
              </w:rPr>
              <w:lastRenderedPageBreak/>
              <w:t>necessidades de seu público</w:t>
            </w:r>
            <w:r>
              <w:rPr>
                <w:rFonts w:ascii="Arial" w:eastAsia="Arial" w:hAnsi="Arial" w:cs="Arial"/>
                <w:bCs/>
                <w:szCs w:val="24"/>
              </w:rPr>
              <w:t>.</w:t>
            </w:r>
          </w:p>
        </w:tc>
      </w:tr>
      <w:tr w:rsidR="00E6650F" w14:paraId="029E9ADA" w14:textId="51DF37A1" w:rsidTr="00E6650F">
        <w:tc>
          <w:tcPr>
            <w:tcW w:w="2802" w:type="dxa"/>
          </w:tcPr>
          <w:p w14:paraId="3194A7B6" w14:textId="185B3D94" w:rsidR="00E6650F" w:rsidRDefault="00D17DBD" w:rsidP="00AF44E9">
            <w:pPr>
              <w:spacing w:after="0"/>
              <w:jc w:val="center"/>
              <w:rPr>
                <w:rFonts w:ascii="Arial" w:eastAsia="Arial" w:hAnsi="Arial" w:cs="Arial"/>
                <w:bCs/>
                <w:sz w:val="24"/>
                <w:szCs w:val="24"/>
              </w:rPr>
            </w:pPr>
            <w:proofErr w:type="gramStart"/>
            <w:r>
              <w:rPr>
                <w:rFonts w:ascii="Arial" w:eastAsia="Arial" w:hAnsi="Arial" w:cs="Arial"/>
                <w:bCs/>
                <w:sz w:val="44"/>
                <w:szCs w:val="24"/>
              </w:rPr>
              <w:lastRenderedPageBreak/>
              <w:t>4</w:t>
            </w:r>
            <w:proofErr w:type="gramEnd"/>
          </w:p>
        </w:tc>
        <w:tc>
          <w:tcPr>
            <w:tcW w:w="3260" w:type="dxa"/>
          </w:tcPr>
          <w:p w14:paraId="2EF2CD48" w14:textId="4BCEB8C4" w:rsidR="00E6650F" w:rsidRDefault="00D17DBD" w:rsidP="00AF44E9">
            <w:pPr>
              <w:spacing w:after="0"/>
              <w:jc w:val="center"/>
              <w:rPr>
                <w:rFonts w:ascii="Arial" w:eastAsia="Arial" w:hAnsi="Arial" w:cs="Arial"/>
                <w:bCs/>
                <w:sz w:val="24"/>
                <w:szCs w:val="24"/>
              </w:rPr>
            </w:pPr>
            <w:proofErr w:type="gramStart"/>
            <w:r>
              <w:rPr>
                <w:rFonts w:ascii="Arial" w:eastAsia="Arial" w:hAnsi="Arial" w:cs="Arial"/>
                <w:bCs/>
                <w:sz w:val="44"/>
                <w:szCs w:val="24"/>
              </w:rPr>
              <w:t>5</w:t>
            </w:r>
            <w:proofErr w:type="gramEnd"/>
          </w:p>
        </w:tc>
        <w:tc>
          <w:tcPr>
            <w:tcW w:w="2693" w:type="dxa"/>
          </w:tcPr>
          <w:p w14:paraId="33BA06AB" w14:textId="6FCF8C67" w:rsidR="00E6650F" w:rsidRDefault="00D17DBD" w:rsidP="00AF44E9">
            <w:pPr>
              <w:spacing w:after="0"/>
              <w:jc w:val="center"/>
              <w:rPr>
                <w:rFonts w:ascii="Arial" w:eastAsia="Arial" w:hAnsi="Arial" w:cs="Arial"/>
                <w:bCs/>
                <w:sz w:val="24"/>
                <w:szCs w:val="24"/>
              </w:rPr>
            </w:pPr>
            <w:proofErr w:type="gramStart"/>
            <w:r>
              <w:rPr>
                <w:rFonts w:ascii="Arial" w:eastAsia="Arial" w:hAnsi="Arial" w:cs="Arial"/>
                <w:bCs/>
                <w:sz w:val="44"/>
                <w:szCs w:val="24"/>
              </w:rPr>
              <w:t>6</w:t>
            </w:r>
            <w:proofErr w:type="gramEnd"/>
          </w:p>
        </w:tc>
      </w:tr>
      <w:tr w:rsidR="00E6650F" w14:paraId="288F4EB5" w14:textId="150AE074" w:rsidTr="00E6650F">
        <w:tc>
          <w:tcPr>
            <w:tcW w:w="2802" w:type="dxa"/>
          </w:tcPr>
          <w:p w14:paraId="06E874B1" w14:textId="22C22F09" w:rsidR="00E6650F" w:rsidRDefault="00D17DBD" w:rsidP="00AF44E9">
            <w:pPr>
              <w:shd w:val="clear" w:color="auto" w:fill="FFFFFF"/>
              <w:spacing w:before="100" w:beforeAutospacing="1" w:after="100" w:afterAutospacing="1"/>
              <w:rPr>
                <w:rFonts w:ascii="Arial" w:eastAsia="Arial" w:hAnsi="Arial" w:cs="Arial"/>
                <w:bCs/>
                <w:sz w:val="24"/>
                <w:szCs w:val="24"/>
              </w:rPr>
            </w:pPr>
            <w:proofErr w:type="gramStart"/>
            <w:r w:rsidRPr="00D17DBD">
              <w:rPr>
                <w:rFonts w:ascii="Arial" w:hAnsi="Arial" w:cs="Arial"/>
              </w:rPr>
              <w:t>Se está</w:t>
            </w:r>
            <w:proofErr w:type="gramEnd"/>
            <w:r w:rsidRPr="00D17DBD">
              <w:rPr>
                <w:rFonts w:ascii="Arial" w:hAnsi="Arial" w:cs="Arial"/>
              </w:rPr>
              <w:t xml:space="preserve"> tudo mudando</w:t>
            </w:r>
            <w:r w:rsidR="00AC0EA3">
              <w:rPr>
                <w:rFonts w:ascii="Arial" w:hAnsi="Arial" w:cs="Arial"/>
              </w:rPr>
              <w:t>,</w:t>
            </w:r>
            <w:r w:rsidRPr="00D17DBD">
              <w:rPr>
                <w:rFonts w:ascii="Arial" w:hAnsi="Arial" w:cs="Arial"/>
              </w:rPr>
              <w:t xml:space="preserve"> e muito rápido, não preciso de planejamento</w:t>
            </w:r>
            <w:r>
              <w:rPr>
                <w:rFonts w:ascii="Arial" w:hAnsi="Arial" w:cs="Arial"/>
              </w:rPr>
              <w:t>.</w:t>
            </w:r>
          </w:p>
        </w:tc>
        <w:tc>
          <w:tcPr>
            <w:tcW w:w="3260" w:type="dxa"/>
          </w:tcPr>
          <w:p w14:paraId="1ED14C3F" w14:textId="1E2F8F48" w:rsidR="00E6650F" w:rsidRDefault="00D17DBD" w:rsidP="00AF44E9">
            <w:pPr>
              <w:spacing w:after="0"/>
              <w:rPr>
                <w:rFonts w:ascii="Arial" w:eastAsia="Arial" w:hAnsi="Arial" w:cs="Arial"/>
                <w:bCs/>
                <w:sz w:val="24"/>
                <w:szCs w:val="24"/>
              </w:rPr>
            </w:pPr>
            <w:r w:rsidRPr="00D17DBD">
              <w:rPr>
                <w:rFonts w:ascii="Arial" w:eastAsia="Arial" w:hAnsi="Arial" w:cs="Arial"/>
                <w:bCs/>
                <w:szCs w:val="24"/>
              </w:rPr>
              <w:t>Planejamento bom é aquele grande e complexo</w:t>
            </w:r>
            <w:r>
              <w:rPr>
                <w:rFonts w:ascii="Arial" w:eastAsia="Arial" w:hAnsi="Arial" w:cs="Arial"/>
                <w:bCs/>
                <w:szCs w:val="24"/>
              </w:rPr>
              <w:t>.</w:t>
            </w:r>
          </w:p>
        </w:tc>
        <w:tc>
          <w:tcPr>
            <w:tcW w:w="2693" w:type="dxa"/>
          </w:tcPr>
          <w:p w14:paraId="5E66CB3A" w14:textId="33C3CC51" w:rsidR="00E6650F" w:rsidRPr="00AF44E9" w:rsidRDefault="00D17DBD">
            <w:pPr>
              <w:spacing w:after="0"/>
              <w:jc w:val="both"/>
              <w:rPr>
                <w:rFonts w:ascii="Arial" w:eastAsia="Arial" w:hAnsi="Arial" w:cs="Arial"/>
                <w:bCs/>
              </w:rPr>
            </w:pPr>
            <w:r w:rsidRPr="00D17DBD">
              <w:rPr>
                <w:rFonts w:ascii="Arial" w:eastAsia="Times New Roman" w:hAnsi="Arial" w:cs="Arial"/>
              </w:rPr>
              <w:t>Fiz meu planejamento. Agora não tem chances de dar errado</w:t>
            </w:r>
            <w:r>
              <w:rPr>
                <w:rFonts w:ascii="Arial" w:eastAsia="Times New Roman" w:hAnsi="Arial" w:cs="Arial"/>
              </w:rPr>
              <w:t>.</w:t>
            </w:r>
          </w:p>
        </w:tc>
      </w:tr>
      <w:tr w:rsidR="00D17DBD" w14:paraId="1018576A" w14:textId="77777777" w:rsidTr="002C6565">
        <w:tc>
          <w:tcPr>
            <w:tcW w:w="2802" w:type="dxa"/>
          </w:tcPr>
          <w:p w14:paraId="5FD00A00" w14:textId="6B404AD8" w:rsidR="00D17DBD" w:rsidRPr="00D17DBD" w:rsidRDefault="00D17DBD" w:rsidP="00D17DBD">
            <w:pPr>
              <w:shd w:val="clear" w:color="auto" w:fill="FFFFFF"/>
              <w:spacing w:before="100" w:beforeAutospacing="1" w:after="100" w:afterAutospacing="1"/>
              <w:jc w:val="center"/>
              <w:rPr>
                <w:rFonts w:ascii="Arial" w:hAnsi="Arial" w:cs="Arial"/>
              </w:rPr>
            </w:pPr>
            <w:proofErr w:type="gramStart"/>
            <w:r>
              <w:rPr>
                <w:rFonts w:ascii="Arial" w:eastAsia="Arial" w:hAnsi="Arial" w:cs="Arial"/>
                <w:bCs/>
                <w:sz w:val="44"/>
                <w:szCs w:val="24"/>
              </w:rPr>
              <w:t>7</w:t>
            </w:r>
            <w:proofErr w:type="gramEnd"/>
          </w:p>
        </w:tc>
        <w:tc>
          <w:tcPr>
            <w:tcW w:w="5953" w:type="dxa"/>
            <w:gridSpan w:val="2"/>
            <w:vMerge w:val="restart"/>
          </w:tcPr>
          <w:p w14:paraId="2145DC12" w14:textId="77777777" w:rsidR="00D17DBD" w:rsidRPr="00D17DBD" w:rsidRDefault="00D17DBD">
            <w:pPr>
              <w:spacing w:after="0"/>
              <w:jc w:val="both"/>
              <w:rPr>
                <w:rFonts w:ascii="Arial" w:eastAsia="Times New Roman" w:hAnsi="Arial" w:cs="Arial"/>
              </w:rPr>
            </w:pPr>
          </w:p>
        </w:tc>
      </w:tr>
      <w:tr w:rsidR="00D17DBD" w14:paraId="6FA6C632" w14:textId="77777777" w:rsidTr="002C6565">
        <w:tc>
          <w:tcPr>
            <w:tcW w:w="2802" w:type="dxa"/>
          </w:tcPr>
          <w:p w14:paraId="0CEB7289" w14:textId="7A169BB1" w:rsidR="00D17DBD" w:rsidRPr="00D17DBD" w:rsidRDefault="00D17DBD" w:rsidP="00AF44E9">
            <w:pPr>
              <w:shd w:val="clear" w:color="auto" w:fill="FFFFFF"/>
              <w:spacing w:before="100" w:beforeAutospacing="1" w:after="100" w:afterAutospacing="1"/>
              <w:rPr>
                <w:rFonts w:ascii="Arial" w:hAnsi="Arial" w:cs="Arial"/>
              </w:rPr>
            </w:pPr>
            <w:r w:rsidRPr="00D17DBD">
              <w:rPr>
                <w:rFonts w:ascii="Arial" w:hAnsi="Arial" w:cs="Arial"/>
              </w:rPr>
              <w:t>Fiz meu planejamento. Não preciso e nem posso mudar mais</w:t>
            </w:r>
            <w:r>
              <w:rPr>
                <w:rFonts w:ascii="Arial" w:hAnsi="Arial" w:cs="Arial"/>
              </w:rPr>
              <w:t>.</w:t>
            </w:r>
          </w:p>
        </w:tc>
        <w:tc>
          <w:tcPr>
            <w:tcW w:w="5953" w:type="dxa"/>
            <w:gridSpan w:val="2"/>
            <w:vMerge/>
          </w:tcPr>
          <w:p w14:paraId="6AC055C1" w14:textId="77777777" w:rsidR="00D17DBD" w:rsidRPr="00D17DBD" w:rsidRDefault="00D17DBD">
            <w:pPr>
              <w:spacing w:after="0"/>
              <w:jc w:val="both"/>
              <w:rPr>
                <w:rFonts w:ascii="Arial" w:eastAsia="Times New Roman" w:hAnsi="Arial" w:cs="Arial"/>
              </w:rPr>
            </w:pPr>
          </w:p>
        </w:tc>
      </w:tr>
    </w:tbl>
    <w:p w14:paraId="7AA3B604" w14:textId="77777777" w:rsidR="006A0FEA" w:rsidRDefault="006A0FEA">
      <w:pPr>
        <w:pBdr>
          <w:top w:val="nil"/>
          <w:left w:val="nil"/>
          <w:bottom w:val="nil"/>
          <w:right w:val="nil"/>
          <w:between w:val="nil"/>
        </w:pBdr>
        <w:spacing w:after="0"/>
        <w:jc w:val="both"/>
        <w:rPr>
          <w:rFonts w:ascii="Arial" w:eastAsia="Arial" w:hAnsi="Arial" w:cs="Arial"/>
          <w:bCs/>
          <w:sz w:val="24"/>
          <w:szCs w:val="24"/>
        </w:rPr>
      </w:pPr>
    </w:p>
    <w:p w14:paraId="758AB1CF" w14:textId="77777777" w:rsidR="006A0FEA" w:rsidRDefault="006A0FEA" w:rsidP="00D17DBD">
      <w:pPr>
        <w:pBdr>
          <w:top w:val="nil"/>
          <w:left w:val="nil"/>
          <w:bottom w:val="nil"/>
          <w:right w:val="nil"/>
          <w:between w:val="nil"/>
        </w:pBdr>
        <w:spacing w:after="0"/>
        <w:jc w:val="both"/>
        <w:rPr>
          <w:rFonts w:ascii="Arial" w:eastAsia="Arial" w:hAnsi="Arial" w:cs="Arial"/>
          <w:bCs/>
          <w:sz w:val="24"/>
          <w:szCs w:val="24"/>
        </w:rPr>
      </w:pPr>
    </w:p>
    <w:p w14:paraId="5553E709" w14:textId="45B7A9E8" w:rsidR="00D17DBD" w:rsidRDefault="00D17DBD" w:rsidP="00D17DBD">
      <w:pPr>
        <w:pStyle w:val="NormalED"/>
        <w:spacing w:line="276" w:lineRule="auto"/>
      </w:pPr>
      <w:r>
        <w:t>Ao longo do curso e em outros módulos</w:t>
      </w:r>
      <w:r w:rsidR="00AC0EA3">
        <w:t>,</w:t>
      </w:r>
      <w:r>
        <w:t xml:space="preserve"> vamos abordar bastante essa temática, mas vamos avançar e trazer alguns aspetos práticos. Em uma busca rápida nos dicionários, encontramos algumas definições para planejamento. Essa palavra nos acompanhar</w:t>
      </w:r>
      <w:r w:rsidR="00AC0EA3">
        <w:t>á</w:t>
      </w:r>
      <w:r>
        <w:t xml:space="preserve"> por muito tempo e precisamos </w:t>
      </w:r>
      <w:r w:rsidR="00AC0EA3">
        <w:t>entendê-la</w:t>
      </w:r>
      <w:r>
        <w:t xml:space="preserve"> bem.</w:t>
      </w:r>
    </w:p>
    <w:p w14:paraId="35DB4719" w14:textId="77777777" w:rsidR="002D24A9" w:rsidRDefault="002D24A9" w:rsidP="00D17DBD">
      <w:pPr>
        <w:pStyle w:val="NormalED"/>
        <w:spacing w:line="276" w:lineRule="auto"/>
      </w:pPr>
    </w:p>
    <w:p w14:paraId="234D3416" w14:textId="01269061" w:rsidR="00D17DBD" w:rsidRDefault="00D17DBD">
      <w:pPr>
        <w:pBdr>
          <w:top w:val="nil"/>
          <w:left w:val="nil"/>
          <w:bottom w:val="nil"/>
          <w:right w:val="nil"/>
          <w:between w:val="nil"/>
        </w:pBdr>
        <w:spacing w:after="0"/>
        <w:jc w:val="both"/>
        <w:rPr>
          <w:rFonts w:ascii="Arial" w:eastAsia="Arial" w:hAnsi="Arial" w:cs="Arial"/>
          <w:bCs/>
          <w:sz w:val="24"/>
          <w:szCs w:val="24"/>
        </w:rPr>
      </w:pPr>
      <w:r w:rsidRPr="00D17DBD">
        <w:rPr>
          <w:rFonts w:ascii="Arial" w:eastAsia="Arial" w:hAnsi="Arial" w:cs="Arial"/>
          <w:bCs/>
          <w:sz w:val="24"/>
          <w:szCs w:val="24"/>
          <w:highlight w:val="green"/>
        </w:rPr>
        <w:t>&lt;destaque&gt;</w:t>
      </w:r>
      <w:r>
        <w:rPr>
          <w:rFonts w:ascii="Arial" w:eastAsia="Arial" w:hAnsi="Arial" w:cs="Arial"/>
          <w:bCs/>
          <w:sz w:val="24"/>
          <w:szCs w:val="24"/>
        </w:rPr>
        <w:t xml:space="preserve"> </w:t>
      </w:r>
      <w:r w:rsidRPr="00D17DBD">
        <w:rPr>
          <w:rFonts w:ascii="Arial" w:eastAsia="Arial" w:hAnsi="Arial" w:cs="Arial"/>
          <w:b/>
          <w:bCs/>
          <w:sz w:val="24"/>
          <w:szCs w:val="24"/>
        </w:rPr>
        <w:t>Você sabe qual o significado de planejamento?</w:t>
      </w:r>
      <w:r w:rsidRPr="00D17DBD">
        <w:rPr>
          <w:rFonts w:ascii="Arial" w:eastAsia="Arial" w:hAnsi="Arial" w:cs="Arial"/>
          <w:bCs/>
          <w:sz w:val="24"/>
          <w:szCs w:val="24"/>
          <w:highlight w:val="green"/>
        </w:rPr>
        <w:t xml:space="preserve"> &lt;destaque&gt;</w:t>
      </w:r>
    </w:p>
    <w:p w14:paraId="65810816" w14:textId="77777777" w:rsidR="00AF44E9" w:rsidRDefault="00AF44E9" w:rsidP="00AF44E9">
      <w:pPr>
        <w:spacing w:after="0" w:line="240" w:lineRule="auto"/>
        <w:rPr>
          <w:rFonts w:ascii="Arial" w:eastAsia="Arial" w:hAnsi="Arial" w:cs="Arial"/>
          <w:sz w:val="24"/>
          <w:szCs w:val="24"/>
        </w:rPr>
      </w:pPr>
    </w:p>
    <w:tbl>
      <w:tblPr>
        <w:tblStyle w:val="Tabelacomgrade"/>
        <w:tblW w:w="0" w:type="auto"/>
        <w:tblLook w:val="04A0" w:firstRow="1" w:lastRow="0" w:firstColumn="1" w:lastColumn="0" w:noHBand="0" w:noVBand="1"/>
      </w:tblPr>
      <w:tblGrid>
        <w:gridCol w:w="4503"/>
        <w:gridCol w:w="4583"/>
      </w:tblGrid>
      <w:tr w:rsidR="00D17DBD" w14:paraId="30693E23" w14:textId="77777777" w:rsidTr="002C6565">
        <w:trPr>
          <w:trHeight w:val="771"/>
        </w:trPr>
        <w:tc>
          <w:tcPr>
            <w:tcW w:w="9086" w:type="dxa"/>
            <w:gridSpan w:val="2"/>
            <w:tcBorders>
              <w:top w:val="single" w:sz="4" w:space="0" w:color="auto"/>
              <w:left w:val="single" w:sz="4" w:space="0" w:color="auto"/>
              <w:bottom w:val="single" w:sz="4" w:space="0" w:color="auto"/>
              <w:right w:val="single" w:sz="4" w:space="0" w:color="auto"/>
            </w:tcBorders>
            <w:hideMark/>
          </w:tcPr>
          <w:p w14:paraId="24962DD6" w14:textId="77777777" w:rsidR="00D17DBD" w:rsidRDefault="00D17DBD" w:rsidP="002C6565">
            <w:pPr>
              <w:spacing w:before="240" w:after="240"/>
              <w:rPr>
                <w:rFonts w:ascii="Arial" w:eastAsia="Arial" w:hAnsi="Arial" w:cs="Arial"/>
                <w:color w:val="000000"/>
                <w:sz w:val="24"/>
                <w:szCs w:val="24"/>
                <w:highlight w:val="green"/>
              </w:rPr>
            </w:pPr>
            <w:r>
              <w:rPr>
                <w:rFonts w:ascii="Arial" w:eastAsia="Arial" w:hAnsi="Arial" w:cs="Arial"/>
                <w:color w:val="000000"/>
                <w:sz w:val="24"/>
                <w:szCs w:val="24"/>
                <w:highlight w:val="green"/>
              </w:rPr>
              <w:t>&lt;</w:t>
            </w:r>
            <w:proofErr w:type="spellStart"/>
            <w:r>
              <w:rPr>
                <w:rFonts w:ascii="Arial" w:eastAsia="Arial" w:hAnsi="Arial" w:cs="Arial"/>
                <w:color w:val="000000"/>
                <w:sz w:val="24"/>
                <w:szCs w:val="24"/>
                <w:highlight w:val="green"/>
              </w:rPr>
              <w:t>flashcard</w:t>
            </w:r>
            <w:proofErr w:type="spellEnd"/>
            <w:r>
              <w:rPr>
                <w:rFonts w:ascii="Arial" w:eastAsia="Arial" w:hAnsi="Arial" w:cs="Arial"/>
                <w:color w:val="000000"/>
                <w:sz w:val="24"/>
                <w:szCs w:val="24"/>
                <w:highlight w:val="green"/>
              </w:rPr>
              <w:t>&gt;</w:t>
            </w:r>
          </w:p>
        </w:tc>
      </w:tr>
      <w:tr w:rsidR="00D17DBD" w14:paraId="5C314FC8" w14:textId="77777777" w:rsidTr="00D17DBD">
        <w:trPr>
          <w:trHeight w:val="1121"/>
        </w:trPr>
        <w:tc>
          <w:tcPr>
            <w:tcW w:w="4503" w:type="dxa"/>
            <w:tcBorders>
              <w:top w:val="single" w:sz="4" w:space="0" w:color="auto"/>
              <w:left w:val="single" w:sz="4" w:space="0" w:color="auto"/>
              <w:bottom w:val="single" w:sz="4" w:space="0" w:color="auto"/>
              <w:right w:val="single" w:sz="4" w:space="0" w:color="auto"/>
            </w:tcBorders>
            <w:hideMark/>
          </w:tcPr>
          <w:p w14:paraId="1BF4E59C" w14:textId="517251AA" w:rsidR="008A5F52" w:rsidRDefault="00D17DBD" w:rsidP="001C20EE">
            <w:pPr>
              <w:spacing w:before="240" w:after="240"/>
              <w:rPr>
                <w:rFonts w:ascii="Arial" w:eastAsia="Arial" w:hAnsi="Arial" w:cs="Arial"/>
                <w:color w:val="000000"/>
                <w:sz w:val="24"/>
                <w:szCs w:val="24"/>
                <w:highlight w:val="cyan"/>
              </w:rPr>
            </w:pPr>
            <w:r>
              <w:rPr>
                <w:rFonts w:ascii="Arial" w:eastAsia="Arial" w:hAnsi="Arial" w:cs="Arial"/>
                <w:color w:val="000000"/>
                <w:sz w:val="24"/>
                <w:szCs w:val="24"/>
                <w:highlight w:val="green"/>
              </w:rPr>
              <w:t>&lt;frente&gt;</w:t>
            </w:r>
            <w:r w:rsidR="001C20EE">
              <w:rPr>
                <w:rFonts w:ascii="Arial" w:eastAsia="Arial" w:hAnsi="Arial" w:cs="Arial"/>
                <w:color w:val="000000"/>
                <w:sz w:val="24"/>
                <w:szCs w:val="24"/>
              </w:rPr>
              <w:br/>
            </w:r>
            <w:r w:rsidR="008A5F52">
              <w:object w:dxaOrig="4539" w:dyaOrig="4548" w14:anchorId="2946C3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45pt;height:91.4pt" o:ole="">
                  <v:imagedata r:id="rId19" o:title=""/>
                </v:shape>
                <o:OLEObject Type="Embed" ProgID="Unknown" ShapeID="_x0000_i1025" DrawAspect="Content" ObjectID="_1659779333" r:id="rId20"/>
              </w:object>
            </w:r>
            <w:r w:rsidR="008A5F52" w:rsidRPr="008A5F52">
              <w:rPr>
                <w:rFonts w:ascii="Arial" w:eastAsia="Arial" w:hAnsi="Arial" w:cs="Arial"/>
                <w:color w:val="000000"/>
                <w:sz w:val="24"/>
                <w:szCs w:val="24"/>
              </w:rPr>
              <w:t xml:space="preserve"> </w:t>
            </w:r>
            <w:r w:rsidR="008A5F52">
              <w:rPr>
                <w:rFonts w:ascii="Arial" w:eastAsia="Arial" w:hAnsi="Arial" w:cs="Arial"/>
                <w:color w:val="000000"/>
                <w:sz w:val="24"/>
                <w:szCs w:val="24"/>
              </w:rPr>
              <w:br/>
            </w:r>
            <w:proofErr w:type="spellStart"/>
            <w:r w:rsidR="008A5F52" w:rsidRPr="008A5F52">
              <w:rPr>
                <w:rFonts w:ascii="Arial" w:eastAsia="Arial" w:hAnsi="Arial" w:cs="Arial"/>
                <w:color w:val="000000"/>
                <w:sz w:val="20"/>
                <w:szCs w:val="24"/>
                <w:highlight w:val="cyan"/>
              </w:rPr>
              <w:t>Gettyimages</w:t>
            </w:r>
            <w:proofErr w:type="spellEnd"/>
            <w:r w:rsidR="008A5F52" w:rsidRPr="008A5F52">
              <w:rPr>
                <w:rFonts w:ascii="Arial" w:eastAsia="Arial" w:hAnsi="Arial" w:cs="Arial"/>
                <w:color w:val="000000"/>
                <w:sz w:val="20"/>
                <w:szCs w:val="24"/>
                <w:highlight w:val="cyan"/>
              </w:rPr>
              <w:t xml:space="preserve"> ID1086409162</w:t>
            </w:r>
          </w:p>
        </w:tc>
        <w:tc>
          <w:tcPr>
            <w:tcW w:w="4583" w:type="dxa"/>
            <w:tcBorders>
              <w:top w:val="single" w:sz="4" w:space="0" w:color="auto"/>
              <w:left w:val="single" w:sz="4" w:space="0" w:color="auto"/>
              <w:bottom w:val="single" w:sz="4" w:space="0" w:color="auto"/>
              <w:right w:val="single" w:sz="4" w:space="0" w:color="auto"/>
            </w:tcBorders>
            <w:hideMark/>
          </w:tcPr>
          <w:p w14:paraId="6900BBCB" w14:textId="527F00AF" w:rsidR="00D17DBD" w:rsidRDefault="00D17DBD" w:rsidP="001C20EE">
            <w:pPr>
              <w:spacing w:before="240" w:after="240"/>
              <w:rPr>
                <w:rFonts w:ascii="Arial" w:eastAsia="Arial" w:hAnsi="Arial" w:cs="Arial"/>
                <w:color w:val="000000"/>
                <w:sz w:val="24"/>
                <w:szCs w:val="24"/>
                <w:highlight w:val="cyan"/>
              </w:rPr>
            </w:pPr>
            <w:r>
              <w:rPr>
                <w:rFonts w:ascii="Arial" w:eastAsia="Arial" w:hAnsi="Arial" w:cs="Arial"/>
                <w:color w:val="000000"/>
                <w:sz w:val="24"/>
                <w:szCs w:val="24"/>
                <w:highlight w:val="green"/>
              </w:rPr>
              <w:t>&lt;frente&gt;</w:t>
            </w:r>
            <w:r w:rsidR="001C20EE">
              <w:rPr>
                <w:rFonts w:ascii="Arial" w:eastAsia="Arial" w:hAnsi="Arial" w:cs="Arial"/>
                <w:color w:val="000000"/>
                <w:sz w:val="24"/>
                <w:szCs w:val="24"/>
              </w:rPr>
              <w:br/>
            </w:r>
            <w:r w:rsidR="008A5F52">
              <w:object w:dxaOrig="4539" w:dyaOrig="4548" w14:anchorId="133E577F">
                <v:shape id="_x0000_i1026" type="#_x0000_t75" style="width:88.5pt;height:88.45pt" o:ole="">
                  <v:imagedata r:id="rId21" o:title=""/>
                </v:shape>
                <o:OLEObject Type="Embed" ProgID="Unknown" ShapeID="_x0000_i1026" DrawAspect="Content" ObjectID="_1659779334" r:id="rId22"/>
              </w:object>
            </w:r>
            <w:r w:rsidR="008A5F52">
              <w:br/>
            </w:r>
            <w:proofErr w:type="spellStart"/>
            <w:r w:rsidR="008A5F52" w:rsidRPr="008A5F52">
              <w:rPr>
                <w:rFonts w:ascii="Arial" w:eastAsia="Arial" w:hAnsi="Arial" w:cs="Arial"/>
                <w:color w:val="000000"/>
                <w:sz w:val="20"/>
                <w:szCs w:val="24"/>
                <w:highlight w:val="cyan"/>
              </w:rPr>
              <w:t>Gettyimages</w:t>
            </w:r>
            <w:proofErr w:type="spellEnd"/>
            <w:r w:rsidR="008A5F52" w:rsidRPr="008A5F52">
              <w:rPr>
                <w:rFonts w:ascii="Arial" w:eastAsia="Arial" w:hAnsi="Arial" w:cs="Arial"/>
                <w:color w:val="000000"/>
                <w:sz w:val="20"/>
                <w:szCs w:val="24"/>
                <w:highlight w:val="cyan"/>
              </w:rPr>
              <w:t xml:space="preserve"> ID1086409162</w:t>
            </w:r>
          </w:p>
        </w:tc>
      </w:tr>
      <w:tr w:rsidR="00D17DBD" w14:paraId="596DFACC" w14:textId="77777777" w:rsidTr="00D17DBD">
        <w:trPr>
          <w:trHeight w:val="1839"/>
        </w:trPr>
        <w:tc>
          <w:tcPr>
            <w:tcW w:w="4503" w:type="dxa"/>
            <w:tcBorders>
              <w:top w:val="single" w:sz="4" w:space="0" w:color="auto"/>
              <w:left w:val="single" w:sz="4" w:space="0" w:color="auto"/>
              <w:bottom w:val="single" w:sz="4" w:space="0" w:color="auto"/>
              <w:right w:val="single" w:sz="4" w:space="0" w:color="auto"/>
            </w:tcBorders>
            <w:hideMark/>
          </w:tcPr>
          <w:p w14:paraId="6ACEA137" w14:textId="77777777" w:rsidR="00D17DBD" w:rsidRPr="00D17DBD" w:rsidRDefault="00D17DBD" w:rsidP="00D17DBD">
            <w:pPr>
              <w:spacing w:before="240" w:after="240"/>
              <w:rPr>
                <w:rFonts w:ascii="Arial" w:eastAsia="Arial" w:hAnsi="Arial" w:cs="Arial"/>
                <w:color w:val="000000"/>
                <w:sz w:val="24"/>
                <w:szCs w:val="24"/>
                <w:highlight w:val="green"/>
              </w:rPr>
            </w:pPr>
            <w:r w:rsidRPr="00D17DBD">
              <w:rPr>
                <w:rFonts w:ascii="Arial" w:eastAsia="Arial" w:hAnsi="Arial" w:cs="Arial"/>
                <w:color w:val="000000"/>
                <w:sz w:val="24"/>
                <w:szCs w:val="24"/>
                <w:highlight w:val="green"/>
              </w:rPr>
              <w:t>&lt;verso&gt;</w:t>
            </w:r>
          </w:p>
          <w:p w14:paraId="140BBAF6" w14:textId="60EC6F9A" w:rsidR="00D17DBD" w:rsidRPr="00D17DBD" w:rsidRDefault="00D17DBD" w:rsidP="00D17DBD">
            <w:pPr>
              <w:spacing w:before="240" w:after="240"/>
              <w:rPr>
                <w:rFonts w:ascii="Arial" w:eastAsia="Arial" w:hAnsi="Arial" w:cs="Arial"/>
                <w:color w:val="000000"/>
                <w:sz w:val="24"/>
                <w:szCs w:val="24"/>
              </w:rPr>
            </w:pPr>
            <w:r w:rsidRPr="00D17DBD">
              <w:rPr>
                <w:rFonts w:ascii="Arial" w:hAnsi="Arial" w:cs="Arial"/>
                <w:sz w:val="24"/>
                <w:szCs w:val="24"/>
              </w:rPr>
              <w:t>Ação de preparar um trabalho, ou um objetivo, de forma sistemática; planificação.</w:t>
            </w:r>
          </w:p>
        </w:tc>
        <w:tc>
          <w:tcPr>
            <w:tcW w:w="4583" w:type="dxa"/>
            <w:tcBorders>
              <w:top w:val="single" w:sz="4" w:space="0" w:color="auto"/>
              <w:left w:val="single" w:sz="4" w:space="0" w:color="auto"/>
              <w:bottom w:val="single" w:sz="4" w:space="0" w:color="auto"/>
              <w:right w:val="single" w:sz="4" w:space="0" w:color="auto"/>
            </w:tcBorders>
            <w:hideMark/>
          </w:tcPr>
          <w:p w14:paraId="21102C23" w14:textId="77777777" w:rsidR="00D17DBD" w:rsidRPr="00D17DBD" w:rsidRDefault="00D17DBD" w:rsidP="00D17DBD">
            <w:pPr>
              <w:spacing w:before="240" w:after="240"/>
              <w:rPr>
                <w:rFonts w:ascii="Arial" w:eastAsia="Arial" w:hAnsi="Arial" w:cs="Arial"/>
                <w:color w:val="000000"/>
                <w:sz w:val="24"/>
                <w:szCs w:val="24"/>
                <w:highlight w:val="green"/>
              </w:rPr>
            </w:pPr>
            <w:r w:rsidRPr="00D17DBD">
              <w:rPr>
                <w:rFonts w:ascii="Arial" w:eastAsia="Arial" w:hAnsi="Arial" w:cs="Arial"/>
                <w:color w:val="000000"/>
                <w:sz w:val="24"/>
                <w:szCs w:val="24"/>
                <w:highlight w:val="green"/>
              </w:rPr>
              <w:t>&lt;verso&gt;</w:t>
            </w:r>
          </w:p>
          <w:p w14:paraId="07B582F7" w14:textId="55BD4266" w:rsidR="00D17DBD" w:rsidRPr="00D17DBD" w:rsidRDefault="004936CD" w:rsidP="00D17DBD">
            <w:pPr>
              <w:spacing w:before="240" w:after="240"/>
              <w:rPr>
                <w:rFonts w:ascii="Arial" w:eastAsia="Arial" w:hAnsi="Arial" w:cs="Arial"/>
                <w:color w:val="000000"/>
                <w:sz w:val="24"/>
                <w:szCs w:val="24"/>
              </w:rPr>
            </w:pPr>
            <w:r>
              <w:rPr>
                <w:rFonts w:ascii="Arial" w:hAnsi="Arial" w:cs="Arial"/>
                <w:sz w:val="24"/>
                <w:szCs w:val="24"/>
              </w:rPr>
              <w:t>Ação ou efeito de planejar,</w:t>
            </w:r>
            <w:r w:rsidR="00D17DBD" w:rsidRPr="00D17DBD">
              <w:rPr>
                <w:rFonts w:ascii="Arial" w:hAnsi="Arial" w:cs="Arial"/>
                <w:sz w:val="24"/>
                <w:szCs w:val="24"/>
              </w:rPr>
              <w:t xml:space="preserve"> de elaborar um plano.</w:t>
            </w:r>
          </w:p>
        </w:tc>
      </w:tr>
      <w:tr w:rsidR="00D17DBD" w14:paraId="0D9631FB" w14:textId="77777777" w:rsidTr="00D17DBD">
        <w:trPr>
          <w:trHeight w:val="1272"/>
        </w:trPr>
        <w:tc>
          <w:tcPr>
            <w:tcW w:w="4503" w:type="dxa"/>
            <w:tcBorders>
              <w:top w:val="single" w:sz="4" w:space="0" w:color="auto"/>
              <w:left w:val="single" w:sz="4" w:space="0" w:color="auto"/>
              <w:bottom w:val="single" w:sz="4" w:space="0" w:color="auto"/>
              <w:right w:val="single" w:sz="4" w:space="0" w:color="auto"/>
            </w:tcBorders>
          </w:tcPr>
          <w:p w14:paraId="3833106D" w14:textId="5C64BA13" w:rsidR="00D17DBD" w:rsidRPr="00D17DBD" w:rsidRDefault="00D17DBD" w:rsidP="001C20EE">
            <w:pPr>
              <w:spacing w:before="240" w:after="240"/>
              <w:rPr>
                <w:rFonts w:ascii="Arial" w:eastAsia="Arial" w:hAnsi="Arial" w:cs="Arial"/>
                <w:color w:val="000000"/>
                <w:sz w:val="24"/>
                <w:szCs w:val="24"/>
                <w:highlight w:val="green"/>
              </w:rPr>
            </w:pPr>
            <w:r>
              <w:rPr>
                <w:rFonts w:ascii="Arial" w:eastAsia="Arial" w:hAnsi="Arial" w:cs="Arial"/>
                <w:color w:val="000000"/>
                <w:sz w:val="24"/>
                <w:szCs w:val="24"/>
                <w:highlight w:val="green"/>
              </w:rPr>
              <w:t>&lt;frente&gt;</w:t>
            </w:r>
            <w:r w:rsidR="001C20EE">
              <w:rPr>
                <w:rFonts w:ascii="Arial" w:eastAsia="Arial" w:hAnsi="Arial" w:cs="Arial"/>
                <w:color w:val="000000"/>
                <w:sz w:val="24"/>
                <w:szCs w:val="24"/>
              </w:rPr>
              <w:br/>
            </w:r>
            <w:r w:rsidR="001C20EE">
              <w:object w:dxaOrig="6052" w:dyaOrig="4548" w14:anchorId="08CE5697">
                <v:shape id="_x0000_i1027" type="#_x0000_t75" style="width:100.45pt;height:96.65pt" o:ole="">
                  <v:imagedata r:id="rId23" o:title=""/>
                </v:shape>
                <o:OLEObject Type="Embed" ProgID="Unknown" ShapeID="_x0000_i1027" DrawAspect="Content" ObjectID="_1659779335" r:id="rId24"/>
              </w:object>
            </w:r>
            <w:r w:rsidR="001C20EE">
              <w:br/>
            </w:r>
            <w:proofErr w:type="spellStart"/>
            <w:r w:rsidR="001C20EE" w:rsidRPr="008A5F52">
              <w:rPr>
                <w:rFonts w:ascii="Arial" w:eastAsia="Arial" w:hAnsi="Arial" w:cs="Arial"/>
                <w:color w:val="000000"/>
                <w:sz w:val="20"/>
                <w:szCs w:val="24"/>
                <w:highlight w:val="cyan"/>
              </w:rPr>
              <w:t>Gettyimages</w:t>
            </w:r>
            <w:proofErr w:type="spellEnd"/>
            <w:r w:rsidR="001C20EE" w:rsidRPr="008A5F52">
              <w:rPr>
                <w:rFonts w:ascii="Arial" w:eastAsia="Arial" w:hAnsi="Arial" w:cs="Arial"/>
                <w:color w:val="000000"/>
                <w:sz w:val="20"/>
                <w:szCs w:val="24"/>
                <w:highlight w:val="cyan"/>
              </w:rPr>
              <w:t xml:space="preserve"> ID1086409162</w:t>
            </w:r>
          </w:p>
        </w:tc>
        <w:tc>
          <w:tcPr>
            <w:tcW w:w="4583" w:type="dxa"/>
            <w:tcBorders>
              <w:top w:val="single" w:sz="4" w:space="0" w:color="auto"/>
              <w:left w:val="single" w:sz="4" w:space="0" w:color="auto"/>
              <w:bottom w:val="single" w:sz="4" w:space="0" w:color="auto"/>
              <w:right w:val="single" w:sz="4" w:space="0" w:color="auto"/>
            </w:tcBorders>
          </w:tcPr>
          <w:p w14:paraId="1A0A0608" w14:textId="714AA7C0" w:rsidR="00D17DBD" w:rsidRPr="00D17DBD" w:rsidRDefault="00D17DBD" w:rsidP="001C20EE">
            <w:pPr>
              <w:spacing w:before="240" w:after="240"/>
              <w:rPr>
                <w:rFonts w:ascii="Arial" w:eastAsia="Arial" w:hAnsi="Arial" w:cs="Arial"/>
                <w:color w:val="000000"/>
                <w:sz w:val="24"/>
                <w:szCs w:val="24"/>
                <w:highlight w:val="green"/>
              </w:rPr>
            </w:pPr>
            <w:r>
              <w:rPr>
                <w:rFonts w:ascii="Arial" w:eastAsia="Arial" w:hAnsi="Arial" w:cs="Arial"/>
                <w:color w:val="000000"/>
                <w:sz w:val="24"/>
                <w:szCs w:val="24"/>
                <w:highlight w:val="green"/>
              </w:rPr>
              <w:lastRenderedPageBreak/>
              <w:t>&lt;frente&gt;</w:t>
            </w:r>
            <w:r w:rsidR="001C20EE">
              <w:rPr>
                <w:rFonts w:ascii="Arial" w:eastAsia="Arial" w:hAnsi="Arial" w:cs="Arial"/>
                <w:color w:val="000000"/>
                <w:sz w:val="24"/>
                <w:szCs w:val="24"/>
              </w:rPr>
              <w:br/>
            </w:r>
            <w:r w:rsidR="001C20EE">
              <w:object w:dxaOrig="6052" w:dyaOrig="4548" w14:anchorId="18F5C01C">
                <v:shape id="_x0000_i1028" type="#_x0000_t75" style="width:82.6pt;height:68.9pt" o:ole="">
                  <v:imagedata r:id="rId25" o:title=""/>
                </v:shape>
                <o:OLEObject Type="Embed" ProgID="Unknown" ShapeID="_x0000_i1028" DrawAspect="Content" ObjectID="_1659779336" r:id="rId26"/>
              </w:object>
            </w:r>
            <w:r w:rsidR="001C20EE">
              <w:br/>
            </w:r>
            <w:proofErr w:type="spellStart"/>
            <w:r w:rsidR="001C20EE" w:rsidRPr="008A5F52">
              <w:rPr>
                <w:rFonts w:ascii="Arial" w:eastAsia="Arial" w:hAnsi="Arial" w:cs="Arial"/>
                <w:color w:val="000000"/>
                <w:sz w:val="20"/>
                <w:szCs w:val="24"/>
                <w:highlight w:val="cyan"/>
              </w:rPr>
              <w:t>Gettyimages</w:t>
            </w:r>
            <w:proofErr w:type="spellEnd"/>
            <w:r w:rsidR="001C20EE" w:rsidRPr="008A5F52">
              <w:rPr>
                <w:rFonts w:ascii="Arial" w:eastAsia="Arial" w:hAnsi="Arial" w:cs="Arial"/>
                <w:color w:val="000000"/>
                <w:sz w:val="20"/>
                <w:szCs w:val="24"/>
                <w:highlight w:val="cyan"/>
              </w:rPr>
              <w:t xml:space="preserve"> ID1086409162</w:t>
            </w:r>
          </w:p>
        </w:tc>
      </w:tr>
      <w:tr w:rsidR="00D17DBD" w14:paraId="1AAA07C7" w14:textId="77777777" w:rsidTr="00D17DBD">
        <w:trPr>
          <w:trHeight w:val="1839"/>
        </w:trPr>
        <w:tc>
          <w:tcPr>
            <w:tcW w:w="4503" w:type="dxa"/>
            <w:tcBorders>
              <w:top w:val="single" w:sz="4" w:space="0" w:color="auto"/>
              <w:left w:val="single" w:sz="4" w:space="0" w:color="auto"/>
              <w:bottom w:val="single" w:sz="4" w:space="0" w:color="auto"/>
              <w:right w:val="single" w:sz="4" w:space="0" w:color="auto"/>
            </w:tcBorders>
          </w:tcPr>
          <w:p w14:paraId="412CB7DF" w14:textId="77777777" w:rsidR="00D17DBD" w:rsidRPr="00D17DBD" w:rsidRDefault="00D17DBD" w:rsidP="00D17DBD">
            <w:pPr>
              <w:spacing w:before="240" w:after="240"/>
              <w:rPr>
                <w:rFonts w:ascii="Arial" w:eastAsia="Arial" w:hAnsi="Arial" w:cs="Arial"/>
                <w:color w:val="000000"/>
                <w:sz w:val="24"/>
                <w:szCs w:val="24"/>
                <w:highlight w:val="green"/>
              </w:rPr>
            </w:pPr>
            <w:r w:rsidRPr="00D17DBD">
              <w:rPr>
                <w:rFonts w:ascii="Arial" w:eastAsia="Arial" w:hAnsi="Arial" w:cs="Arial"/>
                <w:color w:val="000000"/>
                <w:sz w:val="24"/>
                <w:szCs w:val="24"/>
                <w:highlight w:val="green"/>
              </w:rPr>
              <w:lastRenderedPageBreak/>
              <w:t>&lt;verso&gt;</w:t>
            </w:r>
          </w:p>
          <w:p w14:paraId="558DF19B" w14:textId="0FAEF0B8" w:rsidR="00D17DBD" w:rsidRPr="00D17DBD" w:rsidRDefault="00D17DBD" w:rsidP="00D17DBD">
            <w:pPr>
              <w:spacing w:before="240" w:after="240"/>
              <w:rPr>
                <w:rFonts w:ascii="Arial" w:eastAsia="Arial" w:hAnsi="Arial" w:cs="Arial"/>
                <w:color w:val="000000"/>
                <w:sz w:val="24"/>
                <w:szCs w:val="24"/>
                <w:highlight w:val="green"/>
              </w:rPr>
            </w:pPr>
            <w:r w:rsidRPr="00D17DBD">
              <w:rPr>
                <w:rFonts w:ascii="Arial" w:hAnsi="Arial" w:cs="Arial"/>
                <w:sz w:val="24"/>
                <w:szCs w:val="24"/>
              </w:rPr>
              <w:t>Determinação das etapas, procedimentos ou meios que devem ser usados no desenvolvimento de um trabalho, festa, evento.</w:t>
            </w:r>
          </w:p>
        </w:tc>
        <w:tc>
          <w:tcPr>
            <w:tcW w:w="4583" w:type="dxa"/>
            <w:tcBorders>
              <w:top w:val="single" w:sz="4" w:space="0" w:color="auto"/>
              <w:left w:val="single" w:sz="4" w:space="0" w:color="auto"/>
              <w:bottom w:val="single" w:sz="4" w:space="0" w:color="auto"/>
              <w:right w:val="single" w:sz="4" w:space="0" w:color="auto"/>
            </w:tcBorders>
          </w:tcPr>
          <w:p w14:paraId="11731E0F" w14:textId="77777777" w:rsidR="00D17DBD" w:rsidRPr="00D17DBD" w:rsidRDefault="00D17DBD" w:rsidP="00D17DBD">
            <w:pPr>
              <w:spacing w:before="240" w:after="240"/>
              <w:rPr>
                <w:rFonts w:ascii="Arial" w:eastAsia="Arial" w:hAnsi="Arial" w:cs="Arial"/>
                <w:color w:val="000000"/>
                <w:sz w:val="24"/>
                <w:szCs w:val="24"/>
                <w:highlight w:val="green"/>
              </w:rPr>
            </w:pPr>
            <w:r w:rsidRPr="00D17DBD">
              <w:rPr>
                <w:rFonts w:ascii="Arial" w:eastAsia="Arial" w:hAnsi="Arial" w:cs="Arial"/>
                <w:color w:val="000000"/>
                <w:sz w:val="24"/>
                <w:szCs w:val="24"/>
                <w:highlight w:val="green"/>
              </w:rPr>
              <w:t>&lt;verso&gt;</w:t>
            </w:r>
          </w:p>
          <w:p w14:paraId="417AAF76" w14:textId="7A76206C" w:rsidR="00D17DBD" w:rsidRPr="00D17DBD" w:rsidRDefault="00D17DBD" w:rsidP="00D17DBD">
            <w:pPr>
              <w:spacing w:before="240" w:after="240"/>
              <w:rPr>
                <w:rFonts w:ascii="Arial" w:eastAsia="Arial" w:hAnsi="Arial" w:cs="Arial"/>
                <w:color w:val="000000"/>
                <w:sz w:val="24"/>
                <w:szCs w:val="24"/>
                <w:highlight w:val="green"/>
              </w:rPr>
            </w:pPr>
            <w:r w:rsidRPr="00D17DBD">
              <w:rPr>
                <w:rFonts w:ascii="Arial" w:hAnsi="Arial" w:cs="Arial"/>
                <w:sz w:val="24"/>
                <w:szCs w:val="24"/>
              </w:rPr>
              <w:t>[Economia] Política. Desenvolvimento de projetos que buscam sanar os problemas sociais, econômicos, ou atingir certos objetivos de governo.</w:t>
            </w:r>
          </w:p>
        </w:tc>
      </w:tr>
    </w:tbl>
    <w:p w14:paraId="56D42B83" w14:textId="77777777" w:rsidR="00D17DBD" w:rsidRDefault="00D17DBD" w:rsidP="00AF44E9">
      <w:pPr>
        <w:spacing w:after="0" w:line="240" w:lineRule="auto"/>
        <w:rPr>
          <w:rFonts w:ascii="Arial" w:eastAsia="Arial" w:hAnsi="Arial" w:cs="Arial"/>
          <w:sz w:val="24"/>
          <w:szCs w:val="24"/>
        </w:rPr>
      </w:pPr>
    </w:p>
    <w:p w14:paraId="48C84F3B" w14:textId="2622ED0B" w:rsidR="0066311E" w:rsidRDefault="0066311E" w:rsidP="00AF44E9">
      <w:pPr>
        <w:spacing w:after="0" w:line="240" w:lineRule="auto"/>
        <w:rPr>
          <w:rFonts w:ascii="Arial" w:eastAsia="Arial" w:hAnsi="Arial" w:cs="Arial"/>
          <w:sz w:val="24"/>
          <w:szCs w:val="24"/>
        </w:rPr>
      </w:pPr>
      <w:r>
        <w:rPr>
          <w:rFonts w:ascii="Arial" w:eastAsia="Arial" w:hAnsi="Arial" w:cs="Arial"/>
          <w:sz w:val="24"/>
          <w:szCs w:val="24"/>
        </w:rPr>
        <w:t>E a e</w:t>
      </w:r>
      <w:r w:rsidRPr="0066311E">
        <w:rPr>
          <w:rFonts w:ascii="Arial" w:eastAsia="Arial" w:hAnsi="Arial" w:cs="Arial"/>
          <w:sz w:val="24"/>
          <w:szCs w:val="24"/>
        </w:rPr>
        <w:t>timologia</w:t>
      </w:r>
      <w:r>
        <w:rPr>
          <w:rFonts w:ascii="Arial" w:eastAsia="Arial" w:hAnsi="Arial" w:cs="Arial"/>
          <w:sz w:val="24"/>
          <w:szCs w:val="24"/>
        </w:rPr>
        <w:t>, ou seja, a origem da palavra planejamento?</w:t>
      </w:r>
    </w:p>
    <w:p w14:paraId="24EC8402" w14:textId="77777777" w:rsidR="0066311E" w:rsidRDefault="0066311E" w:rsidP="00AF44E9">
      <w:pPr>
        <w:spacing w:after="0" w:line="240" w:lineRule="auto"/>
        <w:rPr>
          <w:rFonts w:ascii="Arial" w:eastAsia="Arial" w:hAnsi="Arial" w:cs="Arial"/>
          <w:sz w:val="24"/>
          <w:szCs w:val="24"/>
        </w:rPr>
      </w:pPr>
    </w:p>
    <w:tbl>
      <w:tblPr>
        <w:tblStyle w:val="Tabelacomgrade"/>
        <w:tblW w:w="0" w:type="auto"/>
        <w:tblLook w:val="04A0" w:firstRow="1" w:lastRow="0" w:firstColumn="1" w:lastColumn="0" w:noHBand="0" w:noVBand="1"/>
      </w:tblPr>
      <w:tblGrid>
        <w:gridCol w:w="9209"/>
      </w:tblGrid>
      <w:tr w:rsidR="00C71311" w14:paraId="2698AA0F" w14:textId="77777777" w:rsidTr="002C6565">
        <w:tc>
          <w:tcPr>
            <w:tcW w:w="9209" w:type="dxa"/>
          </w:tcPr>
          <w:p w14:paraId="7F7780E4" w14:textId="41681546" w:rsidR="00C71311" w:rsidRDefault="00C71311" w:rsidP="00C71311">
            <w:pPr>
              <w:spacing w:after="0"/>
              <w:rPr>
                <w:rFonts w:ascii="Arial" w:eastAsia="Arial" w:hAnsi="Arial" w:cs="Arial"/>
                <w:highlight w:val="green"/>
              </w:rPr>
            </w:pPr>
            <w:r w:rsidRPr="00C76D87">
              <w:rPr>
                <w:rFonts w:ascii="Arial" w:eastAsia="Arial" w:hAnsi="Arial" w:cs="Arial"/>
                <w:sz w:val="24"/>
                <w:highlight w:val="cyan"/>
              </w:rPr>
              <w:t xml:space="preserve">DM: </w:t>
            </w:r>
            <w:r>
              <w:rPr>
                <w:rFonts w:ascii="Arial" w:eastAsia="Arial" w:hAnsi="Arial" w:cs="Arial"/>
                <w:sz w:val="24"/>
                <w:highlight w:val="cyan"/>
              </w:rPr>
              <w:t>inserir o texto na imagem</w:t>
            </w:r>
          </w:p>
        </w:tc>
      </w:tr>
      <w:tr w:rsidR="00C71311" w14:paraId="097EC020" w14:textId="77777777" w:rsidTr="002C6565">
        <w:tc>
          <w:tcPr>
            <w:tcW w:w="9209" w:type="dxa"/>
          </w:tcPr>
          <w:p w14:paraId="262B1083" w14:textId="77777777" w:rsidR="00C71311" w:rsidRDefault="00C71311" w:rsidP="00C71311">
            <w:pPr>
              <w:spacing w:after="0"/>
              <w:jc w:val="center"/>
              <w:rPr>
                <w:rFonts w:ascii="Arial" w:eastAsia="Arial" w:hAnsi="Arial" w:cs="Arial"/>
              </w:rPr>
            </w:pPr>
          </w:p>
          <w:p w14:paraId="49C0C542" w14:textId="290BCC50" w:rsidR="00C71311" w:rsidRDefault="00C71311" w:rsidP="00C71311">
            <w:pPr>
              <w:spacing w:after="0"/>
              <w:jc w:val="center"/>
              <w:rPr>
                <w:rFonts w:ascii="Arial" w:eastAsia="Arial" w:hAnsi="Arial" w:cs="Arial"/>
                <w:highlight w:val="green"/>
              </w:rPr>
            </w:pPr>
            <w:r w:rsidRPr="00C71311">
              <w:rPr>
                <w:rFonts w:ascii="Arial" w:eastAsia="Arial" w:hAnsi="Arial" w:cs="Arial"/>
                <w:noProof/>
                <w:highlight w:val="green"/>
                <w:lang w:eastAsia="pt-BR"/>
              </w:rPr>
              <mc:AlternateContent>
                <mc:Choice Requires="wps">
                  <w:drawing>
                    <wp:anchor distT="0" distB="0" distL="114300" distR="114300" simplePos="0" relativeHeight="251664384" behindDoc="0" locked="0" layoutInCell="1" allowOverlap="1" wp14:anchorId="127FFF7F" wp14:editId="46EF588E">
                      <wp:simplePos x="0" y="0"/>
                      <wp:positionH relativeFrom="column">
                        <wp:posOffset>530225</wp:posOffset>
                      </wp:positionH>
                      <wp:positionV relativeFrom="paragraph">
                        <wp:posOffset>631825</wp:posOffset>
                      </wp:positionV>
                      <wp:extent cx="2374265" cy="1403985"/>
                      <wp:effectExtent l="0" t="0" r="0" b="2540"/>
                      <wp:wrapNone/>
                      <wp:docPr id="19162472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5E3ADEF0" w14:textId="77777777" w:rsidR="0037253A" w:rsidRPr="00C71311" w:rsidRDefault="0037253A" w:rsidP="00C71311">
                                  <w:pPr>
                                    <w:jc w:val="center"/>
                                    <w:rPr>
                                      <w:b/>
                                      <w:sz w:val="36"/>
                                    </w:rPr>
                                  </w:pPr>
                                  <w:r w:rsidRPr="00C71311">
                                    <w:rPr>
                                      <w:b/>
                                      <w:sz w:val="36"/>
                                    </w:rPr>
                                    <w:t>Planejar + mento.</w:t>
                                  </w:r>
                                </w:p>
                                <w:p w14:paraId="13878617" w14:textId="77777777" w:rsidR="0037253A" w:rsidRPr="00C71311" w:rsidRDefault="0037253A">
                                  <w:pPr>
                                    <w:rPr>
                                      <w:sz w:val="24"/>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w:pict>
                    <v:shapetype w14:anchorId="127FFF7F" id="_x0000_t202" coordsize="21600,21600" o:spt="202" path="m,l,21600r21600,l21600,xe">
                      <v:stroke joinstyle="miter"/>
                      <v:path gradientshapeok="t" o:connecttype="rect"/>
                    </v:shapetype>
                    <v:shape id="Caixa de Texto 2" o:spid="_x0000_s1026" type="#_x0000_t202" style="position:absolute;left:0;text-align:left;margin-left:41.75pt;margin-top:49.75pt;width:186.95pt;height:110.55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" filled="f" stroked="f">
                      <v:textbox style="mso-fit-shape-to-text:t">
                        <w:txbxContent>
                          <w:p w14:paraId="5E3ADEF0" w14:textId="77777777" w:rsidR="00BD5BEF" w:rsidRPr="00C71311" w:rsidRDefault="00BD5BEF" w:rsidP="00C71311">
                            <w:pPr>
                              <w:jc w:val="center"/>
                              <w:rPr>
                                <w:b/>
                                <w:sz w:val="36"/>
                              </w:rPr>
                            </w:pPr>
                            <w:r w:rsidRPr="00C71311">
                              <w:rPr>
                                <w:b/>
                                <w:sz w:val="36"/>
                              </w:rPr>
                              <w:t>Planejar + mento.</w:t>
                            </w:r>
                          </w:p>
                          <w:p w14:paraId="13878617" w14:textId="77777777" w:rsidR="00BD5BEF" w:rsidRPr="00C71311" w:rsidRDefault="00BD5BEF">
                            <w:pPr>
                              <w:rPr>
                                <w:sz w:val="24"/>
                              </w:rPr>
                            </w:pPr>
                          </w:p>
                        </w:txbxContent>
                      </v:textbox>
                    </v:shape>
                  </w:pict>
                </mc:Fallback>
              </mc:AlternateContent>
            </w:r>
            <w:r w:rsidRPr="00C71311">
              <w:rPr>
                <w:rFonts w:ascii="Arial" w:eastAsia="Arial" w:hAnsi="Arial" w:cs="Arial"/>
                <w:noProof/>
                <w:highlight w:val="green"/>
                <w:lang w:eastAsia="pt-BR"/>
              </w:rPr>
              <mc:AlternateContent>
                <mc:Choice Requires="wps">
                  <w:drawing>
                    <wp:anchor distT="0" distB="0" distL="114300" distR="114300" simplePos="0" relativeHeight="251666432" behindDoc="0" locked="0" layoutInCell="1" allowOverlap="1" wp14:anchorId="4F228A3B" wp14:editId="2917F601">
                      <wp:simplePos x="0" y="0"/>
                      <wp:positionH relativeFrom="column">
                        <wp:posOffset>464185</wp:posOffset>
                      </wp:positionH>
                      <wp:positionV relativeFrom="paragraph">
                        <wp:posOffset>1184275</wp:posOffset>
                      </wp:positionV>
                      <wp:extent cx="1676400" cy="1403985"/>
                      <wp:effectExtent l="0" t="0" r="0" b="0"/>
                      <wp:wrapNone/>
                      <wp:docPr id="191624720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403985"/>
                              </a:xfrm>
                              <a:prstGeom prst="rect">
                                <a:avLst/>
                              </a:prstGeom>
                              <a:noFill/>
                              <a:ln w="9525">
                                <a:noFill/>
                                <a:miter lim="800000"/>
                                <a:headEnd/>
                                <a:tailEnd/>
                              </a:ln>
                            </wps:spPr>
                            <wps:txbx>
                              <w:txbxContent>
                                <w:p w14:paraId="537E8343" w14:textId="1C444749" w:rsidR="0037253A" w:rsidRPr="00C71311" w:rsidRDefault="0037253A" w:rsidP="00C71311">
                                  <w:pPr>
                                    <w:rPr>
                                      <w:rFonts w:ascii="Arial" w:hAnsi="Arial" w:cs="Arial"/>
                                      <w:sz w:val="24"/>
                                    </w:rPr>
                                  </w:pPr>
                                  <w:r w:rsidRPr="00C71311">
                                    <w:rPr>
                                      <w:rFonts w:ascii="Arial" w:hAnsi="Arial" w:cs="Arial"/>
                                      <w:sz w:val="24"/>
                                    </w:rPr>
                                    <w:t>Podemos considerar que o “planejar” é a intenção ou projeto de algo e “mento” é o sufixo que traz para a ação, fazer, realização em busca do resultado.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4F228A3B" id="_x0000_s1027" type="#_x0000_t202" style="position:absolute;left:0;text-align:left;margin-left:36.55pt;margin-top:93.25pt;width:132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" filled="f" stroked="f">
                      <v:textbox style="mso-fit-shape-to-text:t">
                        <w:txbxContent>
                          <w:p w14:paraId="537E8343" w14:textId="1C444749" w:rsidR="00BD5BEF" w:rsidRPr="00C71311" w:rsidRDefault="00BD5BEF" w:rsidP="00C71311">
                            <w:pPr>
                              <w:rPr>
                                <w:rFonts w:ascii="Arial" w:hAnsi="Arial" w:cs="Arial"/>
                                <w:sz w:val="24"/>
                              </w:rPr>
                            </w:pPr>
                            <w:r w:rsidRPr="00C71311">
                              <w:rPr>
                                <w:rFonts w:ascii="Arial" w:hAnsi="Arial" w:cs="Arial"/>
                                <w:sz w:val="24"/>
                              </w:rPr>
                              <w:t>Podemos considerar que o “planejar” é a intenção ou projeto de algo e “mento” é o sufixo que traz para a ação, fazer, realização em busca do resultado.</w:t>
                            </w:r>
                          </w:p>
                        </w:txbxContent>
                      </v:textbox>
                    </v:shape>
                  </w:pict>
                </mc:Fallback>
              </mc:AlternateContent>
            </w:r>
            <w:r w:rsidRPr="00C71311">
              <w:rPr>
                <w:rFonts w:ascii="Arial" w:eastAsia="Arial" w:hAnsi="Arial" w:cs="Arial"/>
                <w:noProof/>
                <w:highlight w:val="green"/>
                <w:lang w:eastAsia="pt-BR"/>
              </w:rPr>
              <mc:AlternateContent>
                <mc:Choice Requires="wps">
                  <w:drawing>
                    <wp:anchor distT="0" distB="0" distL="114300" distR="114300" simplePos="0" relativeHeight="251662336" behindDoc="0" locked="0" layoutInCell="1" allowOverlap="1" wp14:anchorId="3AA4CD63" wp14:editId="44A9F380">
                      <wp:simplePos x="0" y="0"/>
                      <wp:positionH relativeFrom="column">
                        <wp:posOffset>464185</wp:posOffset>
                      </wp:positionH>
                      <wp:positionV relativeFrom="paragraph">
                        <wp:posOffset>123825</wp:posOffset>
                      </wp:positionV>
                      <wp:extent cx="4029075" cy="1403985"/>
                      <wp:effectExtent l="0" t="0" r="0" b="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3985"/>
                              </a:xfrm>
                              <a:prstGeom prst="rect">
                                <a:avLst/>
                              </a:prstGeom>
                              <a:noFill/>
                              <a:ln w="9525">
                                <a:noFill/>
                                <a:miter lim="800000"/>
                                <a:headEnd/>
                                <a:tailEnd/>
                              </a:ln>
                            </wps:spPr>
                            <wps:txbx>
                              <w:txbxContent>
                                <w:p w14:paraId="181312C3" w14:textId="2090FF5E" w:rsidR="0037253A" w:rsidRDefault="0037253A" w:rsidP="00C71311">
                                  <w:pPr>
                                    <w:pStyle w:val="NormalED"/>
                                    <w:spacing w:line="276" w:lineRule="auto"/>
                                    <w:jc w:val="lef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3AA4CD63" id="_x0000_s1028" type="#_x0000_t202" style="position:absolute;left:0;text-align:left;margin-left:36.55pt;margin-top:9.75pt;width:317.2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" filled="f" stroked="f">
                      <v:textbox style="mso-fit-shape-to-text:t">
                        <w:txbxContent>
                          <w:p w14:paraId="181312C3" w14:textId="2090FF5E" w:rsidR="00BD5BEF" w:rsidRDefault="00BD5BEF" w:rsidP="00C71311">
                            <w:pPr>
                              <w:pStyle w:val="NormalED"/>
                              <w:spacing w:line="276" w:lineRule="auto"/>
                              <w:jc w:val="left"/>
                            </w:pPr>
                          </w:p>
                        </w:txbxContent>
                      </v:textbox>
                    </v:shape>
                  </w:pict>
                </mc:Fallback>
              </mc:AlternateContent>
            </w:r>
            <w:r>
              <w:rPr>
                <w:rFonts w:ascii="Arial" w:eastAsia="Arial" w:hAnsi="Arial" w:cs="Arial"/>
                <w:noProof/>
                <w:lang w:eastAsia="pt-BR"/>
              </w:rPr>
              <w:drawing>
                <wp:inline distT="0" distB="0" distL="0" distR="0" wp14:anchorId="356118B0" wp14:editId="0A8EDFC4">
                  <wp:extent cx="5048250" cy="3366614"/>
                  <wp:effectExtent l="0" t="0" r="0" b="5715"/>
                  <wp:docPr id="1916247200" name="Imagem 191624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tyimages-498323505-2048x204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0755" cy="3368285"/>
                          </a:xfrm>
                          <a:prstGeom prst="rect">
                            <a:avLst/>
                          </a:prstGeom>
                        </pic:spPr>
                      </pic:pic>
                    </a:graphicData>
                  </a:graphic>
                </wp:inline>
              </w:drawing>
            </w:r>
          </w:p>
          <w:p w14:paraId="408C5723" w14:textId="235D302B" w:rsidR="00C71311" w:rsidRDefault="00C71311" w:rsidP="00C71311">
            <w:pPr>
              <w:widowControl w:val="0"/>
              <w:spacing w:after="0" w:line="240" w:lineRule="auto"/>
              <w:rPr>
                <w:rFonts w:ascii="Arial" w:eastAsia="Arial" w:hAnsi="Arial" w:cs="Arial"/>
                <w:sz w:val="24"/>
                <w:szCs w:val="24"/>
              </w:rPr>
            </w:pPr>
            <w:r w:rsidRPr="00C71311">
              <w:rPr>
                <w:rFonts w:ascii="Arial" w:eastAsia="Arial" w:hAnsi="Arial" w:cs="Arial"/>
                <w:color w:val="000000"/>
                <w:sz w:val="24"/>
                <w:szCs w:val="24"/>
                <w:highlight w:val="cyan"/>
              </w:rPr>
              <w:t xml:space="preserve">GettyImages </w:t>
            </w:r>
            <w:r w:rsidRPr="00C71311">
              <w:rPr>
                <w:rFonts w:ascii="Arial" w:eastAsia="Arial" w:hAnsi="Arial" w:cs="Arial"/>
                <w:sz w:val="24"/>
                <w:szCs w:val="24"/>
                <w:highlight w:val="cyan"/>
              </w:rPr>
              <w:t>ID 498323505</w:t>
            </w:r>
          </w:p>
          <w:p w14:paraId="035C5D95" w14:textId="45289296" w:rsidR="00C71311" w:rsidRPr="009D22EA" w:rsidRDefault="00C71311" w:rsidP="002C6565">
            <w:pPr>
              <w:spacing w:after="0"/>
              <w:rPr>
                <w:rFonts w:ascii="Arial" w:eastAsia="Arial" w:hAnsi="Arial" w:cs="Arial"/>
                <w:sz w:val="20"/>
                <w:szCs w:val="20"/>
                <w:highlight w:val="green"/>
              </w:rPr>
            </w:pPr>
          </w:p>
        </w:tc>
      </w:tr>
    </w:tbl>
    <w:p w14:paraId="371D9C4B" w14:textId="77777777" w:rsidR="00C71311" w:rsidRDefault="00C71311" w:rsidP="00AF44E9">
      <w:pPr>
        <w:spacing w:after="0" w:line="240" w:lineRule="auto"/>
        <w:rPr>
          <w:rFonts w:ascii="Arial" w:eastAsia="Arial" w:hAnsi="Arial" w:cs="Arial"/>
          <w:sz w:val="24"/>
          <w:szCs w:val="24"/>
        </w:rPr>
      </w:pPr>
    </w:p>
    <w:p w14:paraId="470B80D6" w14:textId="77777777" w:rsidR="004936CD" w:rsidRDefault="00C71311" w:rsidP="00C71311">
      <w:pPr>
        <w:pStyle w:val="NormalED"/>
        <w:spacing w:line="276" w:lineRule="auto"/>
      </w:pPr>
      <w:r>
        <w:t xml:space="preserve">Perceberam que planejamento não é algo </w:t>
      </w:r>
      <w:r w:rsidR="004936CD">
        <w:t xml:space="preserve">exclusivo do mundo dos negócios?! </w:t>
      </w:r>
    </w:p>
    <w:p w14:paraId="4047901D" w14:textId="1F5A704E" w:rsidR="00C71311" w:rsidRDefault="004936CD" w:rsidP="00C71311">
      <w:pPr>
        <w:pStyle w:val="NormalED"/>
        <w:spacing w:line="276" w:lineRule="auto"/>
      </w:pPr>
      <w:r>
        <w:t xml:space="preserve">Nós realizamos em nosso dia a </w:t>
      </w:r>
      <w:r w:rsidR="00C71311">
        <w:t>dia. Por exemplo, para fazer um churrasco de fim de semana com a família e ou amigos, a maioria realiza de certa forma um planejamento. Você já parou para pensar nisso? Vamos tirar essa dúvida?</w:t>
      </w:r>
    </w:p>
    <w:p w14:paraId="64D443DD" w14:textId="77777777" w:rsidR="006A0FEA" w:rsidRDefault="006A0FEA">
      <w:pPr>
        <w:pBdr>
          <w:top w:val="nil"/>
          <w:left w:val="nil"/>
          <w:bottom w:val="nil"/>
          <w:right w:val="nil"/>
          <w:between w:val="nil"/>
        </w:pBdr>
        <w:spacing w:after="0"/>
        <w:jc w:val="both"/>
        <w:rPr>
          <w:rFonts w:ascii="Arial" w:eastAsia="Arial" w:hAnsi="Arial" w:cs="Arial"/>
          <w:bCs/>
          <w:sz w:val="24"/>
          <w:szCs w:val="24"/>
        </w:rPr>
      </w:pPr>
    </w:p>
    <w:tbl>
      <w:tblPr>
        <w:tblStyle w:val="Tabelacomgrade"/>
        <w:tblW w:w="0" w:type="auto"/>
        <w:tblLook w:val="04A0" w:firstRow="1" w:lastRow="0" w:firstColumn="1" w:lastColumn="0" w:noHBand="0" w:noVBand="1"/>
      </w:tblPr>
      <w:tblGrid>
        <w:gridCol w:w="4503"/>
        <w:gridCol w:w="4583"/>
      </w:tblGrid>
      <w:tr w:rsidR="007B2D47" w14:paraId="7CA70F31" w14:textId="77777777" w:rsidTr="002C6565">
        <w:trPr>
          <w:trHeight w:val="771"/>
        </w:trPr>
        <w:tc>
          <w:tcPr>
            <w:tcW w:w="9086" w:type="dxa"/>
            <w:gridSpan w:val="2"/>
            <w:tcBorders>
              <w:top w:val="single" w:sz="4" w:space="0" w:color="auto"/>
              <w:left w:val="single" w:sz="4" w:space="0" w:color="auto"/>
              <w:bottom w:val="single" w:sz="4" w:space="0" w:color="auto"/>
              <w:right w:val="single" w:sz="4" w:space="0" w:color="auto"/>
            </w:tcBorders>
            <w:hideMark/>
          </w:tcPr>
          <w:p w14:paraId="2F702779" w14:textId="58B888C8" w:rsidR="007B2D47" w:rsidRDefault="007B2D47" w:rsidP="002C6565">
            <w:pPr>
              <w:spacing w:before="240" w:after="240"/>
              <w:rPr>
                <w:rFonts w:ascii="Arial" w:eastAsia="Arial" w:hAnsi="Arial" w:cs="Arial"/>
                <w:color w:val="000000"/>
                <w:sz w:val="24"/>
                <w:szCs w:val="24"/>
                <w:highlight w:val="green"/>
              </w:rPr>
            </w:pPr>
            <w:r>
              <w:rPr>
                <w:rFonts w:ascii="Arial" w:eastAsia="Arial" w:hAnsi="Arial" w:cs="Arial"/>
                <w:color w:val="000000"/>
                <w:sz w:val="24"/>
                <w:szCs w:val="24"/>
                <w:highlight w:val="green"/>
              </w:rPr>
              <w:t>&lt;flashcard&gt;</w:t>
            </w:r>
            <w:r w:rsidR="00AD56E1">
              <w:rPr>
                <w:rFonts w:ascii="Arial" w:eastAsia="Arial" w:hAnsi="Arial" w:cs="Arial"/>
                <w:color w:val="000000"/>
                <w:sz w:val="24"/>
                <w:szCs w:val="24"/>
                <w:highlight w:val="green"/>
              </w:rPr>
              <w:t xml:space="preserve"> </w:t>
            </w:r>
            <w:r w:rsidR="002D24A9">
              <w:rPr>
                <w:rFonts w:ascii="Arial" w:eastAsia="Arial" w:hAnsi="Arial" w:cs="Arial"/>
                <w:color w:val="000000"/>
                <w:sz w:val="24"/>
                <w:szCs w:val="24"/>
                <w:highlight w:val="cyan"/>
              </w:rPr>
              <w:t>inserir emojis como il</w:t>
            </w:r>
            <w:r w:rsidR="00AD56E1" w:rsidRPr="00AD56E1">
              <w:rPr>
                <w:rFonts w:ascii="Arial" w:eastAsia="Arial" w:hAnsi="Arial" w:cs="Arial"/>
                <w:color w:val="000000"/>
                <w:sz w:val="24"/>
                <w:szCs w:val="24"/>
                <w:highlight w:val="cyan"/>
              </w:rPr>
              <w:t>u</w:t>
            </w:r>
            <w:r w:rsidR="002D24A9">
              <w:rPr>
                <w:rFonts w:ascii="Arial" w:eastAsia="Arial" w:hAnsi="Arial" w:cs="Arial"/>
                <w:color w:val="000000"/>
                <w:sz w:val="24"/>
                <w:szCs w:val="24"/>
                <w:highlight w:val="cyan"/>
              </w:rPr>
              <w:t>s</w:t>
            </w:r>
            <w:r w:rsidR="00AD56E1" w:rsidRPr="00AD56E1">
              <w:rPr>
                <w:rFonts w:ascii="Arial" w:eastAsia="Arial" w:hAnsi="Arial" w:cs="Arial"/>
                <w:color w:val="000000"/>
                <w:sz w:val="24"/>
                <w:szCs w:val="24"/>
                <w:highlight w:val="cyan"/>
              </w:rPr>
              <w:t>tração</w:t>
            </w:r>
          </w:p>
        </w:tc>
      </w:tr>
      <w:tr w:rsidR="007B2D47" w14:paraId="1CB8AC8A" w14:textId="77777777" w:rsidTr="002C6565">
        <w:trPr>
          <w:trHeight w:val="1121"/>
        </w:trPr>
        <w:tc>
          <w:tcPr>
            <w:tcW w:w="4503" w:type="dxa"/>
            <w:tcBorders>
              <w:top w:val="single" w:sz="4" w:space="0" w:color="auto"/>
              <w:left w:val="single" w:sz="4" w:space="0" w:color="auto"/>
              <w:bottom w:val="single" w:sz="4" w:space="0" w:color="auto"/>
              <w:right w:val="single" w:sz="4" w:space="0" w:color="auto"/>
            </w:tcBorders>
            <w:hideMark/>
          </w:tcPr>
          <w:p w14:paraId="2FFEBA85" w14:textId="77777777" w:rsidR="007B2D47" w:rsidRDefault="007B2D47" w:rsidP="002C6565">
            <w:pPr>
              <w:spacing w:before="240" w:after="240"/>
              <w:rPr>
                <w:rFonts w:ascii="Arial" w:eastAsia="Arial" w:hAnsi="Arial" w:cs="Arial"/>
                <w:color w:val="000000"/>
                <w:sz w:val="24"/>
                <w:szCs w:val="24"/>
              </w:rPr>
            </w:pPr>
            <w:r>
              <w:rPr>
                <w:rFonts w:ascii="Arial" w:eastAsia="Arial" w:hAnsi="Arial" w:cs="Arial"/>
                <w:color w:val="000000"/>
                <w:sz w:val="24"/>
                <w:szCs w:val="24"/>
                <w:highlight w:val="green"/>
              </w:rPr>
              <w:t>&lt;frente&gt;</w:t>
            </w:r>
          </w:p>
          <w:p w14:paraId="5A46538F" w14:textId="12EDBCA7" w:rsidR="007B2D47" w:rsidRDefault="007B2D47" w:rsidP="002C6565">
            <w:pPr>
              <w:spacing w:before="240" w:after="240"/>
              <w:jc w:val="center"/>
              <w:rPr>
                <w:rFonts w:ascii="Arial" w:eastAsia="Arial" w:hAnsi="Arial" w:cs="Arial"/>
                <w:color w:val="000000"/>
                <w:sz w:val="24"/>
                <w:szCs w:val="24"/>
                <w:highlight w:val="cyan"/>
              </w:rPr>
            </w:pPr>
            <w:r>
              <w:rPr>
                <w:rFonts w:ascii="Arial" w:eastAsia="Arial" w:hAnsi="Arial" w:cs="Arial"/>
                <w:b/>
                <w:color w:val="000000"/>
                <w:sz w:val="24"/>
                <w:szCs w:val="24"/>
              </w:rPr>
              <w:t>O quê</w:t>
            </w:r>
            <w:r w:rsidR="00AD56E1">
              <w:rPr>
                <w:rFonts w:ascii="Arial" w:eastAsia="Arial" w:hAnsi="Arial" w:cs="Arial"/>
                <w:b/>
                <w:color w:val="000000"/>
                <w:sz w:val="24"/>
                <w:szCs w:val="24"/>
              </w:rPr>
              <w:br/>
            </w:r>
            <w:r w:rsidR="00AD56E1">
              <w:rPr>
                <w:rFonts w:ascii="Arial" w:eastAsia="Arial" w:hAnsi="Arial" w:cs="Arial"/>
                <w:noProof/>
                <w:color w:val="000000"/>
                <w:sz w:val="24"/>
                <w:szCs w:val="24"/>
                <w:lang w:eastAsia="pt-BR"/>
              </w:rPr>
              <w:drawing>
                <wp:inline distT="0" distB="0" distL="0" distR="0" wp14:anchorId="16C44B1B" wp14:editId="0381FEE3">
                  <wp:extent cx="609600" cy="609600"/>
                  <wp:effectExtent l="0" t="0" r="0" b="0"/>
                  <wp:docPr id="1916247203" name="Imagem 1916247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of-meat_1f969.png"/>
                          <pic:cNvPicPr/>
                        </pic:nvPicPr>
                        <pic:blipFill>
                          <a:blip r:embed="rId2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r w:rsidR="00AD56E1">
              <w:rPr>
                <w:rFonts w:ascii="Arial" w:eastAsia="Arial" w:hAnsi="Arial" w:cs="Arial"/>
                <w:b/>
                <w:color w:val="000000"/>
                <w:sz w:val="24"/>
                <w:szCs w:val="24"/>
              </w:rPr>
              <w:t xml:space="preserve"> </w:t>
            </w:r>
            <w:r w:rsidR="00AD56E1">
              <w:rPr>
                <w:rFonts w:ascii="Arial" w:eastAsia="Arial" w:hAnsi="Arial" w:cs="Arial"/>
                <w:noProof/>
                <w:color w:val="000000"/>
                <w:sz w:val="24"/>
                <w:szCs w:val="24"/>
                <w:lang w:eastAsia="pt-BR"/>
              </w:rPr>
              <w:drawing>
                <wp:inline distT="0" distB="0" distL="0" distR="0" wp14:anchorId="456B023F" wp14:editId="354211D7">
                  <wp:extent cx="609600" cy="609600"/>
                  <wp:effectExtent l="0" t="0" r="0" b="0"/>
                  <wp:docPr id="1916247204" name="Imagem 1916247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r-mug_1f37a.png"/>
                          <pic:cNvPicPr/>
                        </pic:nvPicPr>
                        <pic:blipFill>
                          <a:blip r:embed="rId2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4583" w:type="dxa"/>
            <w:tcBorders>
              <w:top w:val="single" w:sz="4" w:space="0" w:color="auto"/>
              <w:left w:val="single" w:sz="4" w:space="0" w:color="auto"/>
              <w:bottom w:val="single" w:sz="4" w:space="0" w:color="auto"/>
              <w:right w:val="single" w:sz="4" w:space="0" w:color="auto"/>
            </w:tcBorders>
            <w:hideMark/>
          </w:tcPr>
          <w:p w14:paraId="57008D95" w14:textId="77777777" w:rsidR="007B2D47" w:rsidRDefault="007B2D47" w:rsidP="002C6565">
            <w:pPr>
              <w:spacing w:before="240" w:after="240"/>
              <w:rPr>
                <w:rFonts w:ascii="Arial" w:eastAsia="Arial" w:hAnsi="Arial" w:cs="Arial"/>
                <w:color w:val="000000"/>
                <w:sz w:val="24"/>
                <w:szCs w:val="24"/>
              </w:rPr>
            </w:pPr>
            <w:r>
              <w:rPr>
                <w:rFonts w:ascii="Arial" w:eastAsia="Arial" w:hAnsi="Arial" w:cs="Arial"/>
                <w:color w:val="000000"/>
                <w:sz w:val="24"/>
                <w:szCs w:val="24"/>
                <w:highlight w:val="green"/>
              </w:rPr>
              <w:t>&lt;frente&gt;</w:t>
            </w:r>
          </w:p>
          <w:p w14:paraId="4B4477E7" w14:textId="10789C41" w:rsidR="007B2D47" w:rsidRDefault="007B2D47" w:rsidP="002C6565">
            <w:pPr>
              <w:spacing w:before="240" w:after="240"/>
              <w:jc w:val="center"/>
              <w:rPr>
                <w:rFonts w:ascii="Arial" w:eastAsia="Arial" w:hAnsi="Arial" w:cs="Arial"/>
                <w:color w:val="000000"/>
                <w:sz w:val="24"/>
                <w:szCs w:val="24"/>
                <w:highlight w:val="cyan"/>
              </w:rPr>
            </w:pPr>
            <w:r w:rsidRPr="007B2D47">
              <w:rPr>
                <w:rFonts w:ascii="Arial" w:eastAsia="Arial" w:hAnsi="Arial" w:cs="Arial"/>
                <w:b/>
                <w:color w:val="000000"/>
                <w:sz w:val="24"/>
                <w:szCs w:val="24"/>
              </w:rPr>
              <w:t>Como</w:t>
            </w:r>
            <w:r w:rsidR="00AD56E1">
              <w:rPr>
                <w:rFonts w:ascii="Arial" w:eastAsia="Arial" w:hAnsi="Arial" w:cs="Arial"/>
                <w:b/>
                <w:color w:val="000000"/>
                <w:sz w:val="24"/>
                <w:szCs w:val="24"/>
              </w:rPr>
              <w:br/>
            </w:r>
            <w:r w:rsidR="00AD56E1">
              <w:rPr>
                <w:rFonts w:ascii="Arial" w:eastAsia="Arial" w:hAnsi="Arial" w:cs="Arial"/>
                <w:noProof/>
                <w:color w:val="000000"/>
                <w:sz w:val="24"/>
                <w:szCs w:val="24"/>
                <w:lang w:eastAsia="pt-BR"/>
              </w:rPr>
              <w:drawing>
                <wp:inline distT="0" distB="0" distL="0" distR="0" wp14:anchorId="7E0F1EE2" wp14:editId="2520C9ED">
                  <wp:extent cx="609600" cy="609600"/>
                  <wp:effectExtent l="0" t="0" r="0" b="0"/>
                  <wp:docPr id="1916247209" name="Imagem 1916247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e-cook_1f468-200d-1f373.png"/>
                          <pic:cNvPicPr/>
                        </pic:nvPicPr>
                        <pic:blipFill>
                          <a:blip r:embed="rId30">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7B2D47" w14:paraId="6054395F" w14:textId="77777777" w:rsidTr="002C6565">
        <w:trPr>
          <w:trHeight w:val="1839"/>
        </w:trPr>
        <w:tc>
          <w:tcPr>
            <w:tcW w:w="4503" w:type="dxa"/>
            <w:tcBorders>
              <w:top w:val="single" w:sz="4" w:space="0" w:color="auto"/>
              <w:left w:val="single" w:sz="4" w:space="0" w:color="auto"/>
              <w:bottom w:val="single" w:sz="4" w:space="0" w:color="auto"/>
              <w:right w:val="single" w:sz="4" w:space="0" w:color="auto"/>
            </w:tcBorders>
            <w:hideMark/>
          </w:tcPr>
          <w:p w14:paraId="26BBCC45" w14:textId="60150458" w:rsidR="007B2D47" w:rsidRPr="00D17DBD" w:rsidRDefault="007B2D47" w:rsidP="007B2D47">
            <w:pPr>
              <w:spacing w:before="240" w:after="240"/>
              <w:rPr>
                <w:rFonts w:ascii="Arial" w:eastAsia="Arial" w:hAnsi="Arial" w:cs="Arial"/>
                <w:color w:val="000000"/>
                <w:sz w:val="24"/>
                <w:szCs w:val="24"/>
              </w:rPr>
            </w:pPr>
            <w:r w:rsidRPr="00D17DBD">
              <w:rPr>
                <w:rFonts w:ascii="Arial" w:eastAsia="Arial" w:hAnsi="Arial" w:cs="Arial"/>
                <w:color w:val="000000"/>
                <w:sz w:val="24"/>
                <w:szCs w:val="24"/>
                <w:highlight w:val="green"/>
              </w:rPr>
              <w:t>&lt;verso&gt;</w:t>
            </w:r>
            <w:r>
              <w:rPr>
                <w:rFonts w:ascii="Arial" w:eastAsia="Arial" w:hAnsi="Arial" w:cs="Arial"/>
                <w:color w:val="000000"/>
                <w:sz w:val="24"/>
                <w:szCs w:val="24"/>
              </w:rPr>
              <w:br/>
            </w:r>
            <w:r w:rsidRPr="007B2D47">
              <w:rPr>
                <w:rFonts w:ascii="Arial" w:hAnsi="Arial" w:cs="Arial"/>
                <w:sz w:val="24"/>
                <w:szCs w:val="24"/>
              </w:rPr>
              <w:t>Churrasco com amigos.</w:t>
            </w:r>
          </w:p>
        </w:tc>
        <w:tc>
          <w:tcPr>
            <w:tcW w:w="4583" w:type="dxa"/>
            <w:tcBorders>
              <w:top w:val="single" w:sz="4" w:space="0" w:color="auto"/>
              <w:left w:val="single" w:sz="4" w:space="0" w:color="auto"/>
              <w:bottom w:val="single" w:sz="4" w:space="0" w:color="auto"/>
              <w:right w:val="single" w:sz="4" w:space="0" w:color="auto"/>
            </w:tcBorders>
            <w:hideMark/>
          </w:tcPr>
          <w:p w14:paraId="26247975" w14:textId="46398885" w:rsidR="007B2D47" w:rsidRPr="00D17DBD" w:rsidRDefault="007B2D47" w:rsidP="007B2D47">
            <w:pPr>
              <w:spacing w:before="240" w:after="240"/>
              <w:rPr>
                <w:rFonts w:ascii="Arial" w:eastAsia="Arial" w:hAnsi="Arial" w:cs="Arial"/>
                <w:color w:val="000000"/>
                <w:sz w:val="24"/>
                <w:szCs w:val="24"/>
              </w:rPr>
            </w:pPr>
            <w:r w:rsidRPr="00D17DBD">
              <w:rPr>
                <w:rFonts w:ascii="Arial" w:eastAsia="Arial" w:hAnsi="Arial" w:cs="Arial"/>
                <w:color w:val="000000"/>
                <w:sz w:val="24"/>
                <w:szCs w:val="24"/>
                <w:highlight w:val="green"/>
              </w:rPr>
              <w:t>&lt;verso&gt;</w:t>
            </w:r>
            <w:r>
              <w:rPr>
                <w:rFonts w:ascii="Arial" w:eastAsia="Arial" w:hAnsi="Arial" w:cs="Arial"/>
                <w:color w:val="000000"/>
                <w:sz w:val="24"/>
                <w:szCs w:val="24"/>
              </w:rPr>
              <w:br/>
            </w:r>
            <w:r w:rsidRPr="007B2D47">
              <w:rPr>
                <w:rFonts w:ascii="Arial" w:hAnsi="Arial" w:cs="Arial"/>
                <w:sz w:val="24"/>
                <w:szCs w:val="24"/>
              </w:rPr>
              <w:t>Informe se será contratado churrasqueiro profissional ou como as tarefas e custos serão divididos.</w:t>
            </w:r>
          </w:p>
        </w:tc>
      </w:tr>
      <w:tr w:rsidR="007B2D47" w14:paraId="119CE6E6" w14:textId="77777777" w:rsidTr="007B2D47">
        <w:trPr>
          <w:trHeight w:val="724"/>
        </w:trPr>
        <w:tc>
          <w:tcPr>
            <w:tcW w:w="4503" w:type="dxa"/>
            <w:tcBorders>
              <w:top w:val="single" w:sz="4" w:space="0" w:color="auto"/>
              <w:left w:val="single" w:sz="4" w:space="0" w:color="auto"/>
              <w:bottom w:val="single" w:sz="4" w:space="0" w:color="auto"/>
              <w:right w:val="single" w:sz="4" w:space="0" w:color="auto"/>
            </w:tcBorders>
          </w:tcPr>
          <w:p w14:paraId="1A29D060" w14:textId="77777777" w:rsidR="007B2D47" w:rsidRDefault="007B2D47" w:rsidP="002C6565">
            <w:pPr>
              <w:spacing w:before="240" w:after="240"/>
              <w:rPr>
                <w:rFonts w:ascii="Arial" w:eastAsia="Arial" w:hAnsi="Arial" w:cs="Arial"/>
                <w:color w:val="000000"/>
                <w:sz w:val="24"/>
                <w:szCs w:val="24"/>
              </w:rPr>
            </w:pPr>
            <w:r>
              <w:rPr>
                <w:rFonts w:ascii="Arial" w:eastAsia="Arial" w:hAnsi="Arial" w:cs="Arial"/>
                <w:color w:val="000000"/>
                <w:sz w:val="24"/>
                <w:szCs w:val="24"/>
                <w:highlight w:val="green"/>
              </w:rPr>
              <w:t>&lt;frente&gt;</w:t>
            </w:r>
          </w:p>
          <w:p w14:paraId="42B32E9C" w14:textId="77777777" w:rsidR="007B2D47" w:rsidRDefault="007B2D47" w:rsidP="002C6565">
            <w:pPr>
              <w:spacing w:before="240" w:after="240"/>
              <w:jc w:val="center"/>
              <w:rPr>
                <w:rFonts w:ascii="Arial" w:eastAsia="Arial" w:hAnsi="Arial" w:cs="Arial"/>
                <w:b/>
                <w:color w:val="000000"/>
                <w:sz w:val="24"/>
                <w:szCs w:val="24"/>
              </w:rPr>
            </w:pPr>
            <w:r w:rsidRPr="007B2D47">
              <w:rPr>
                <w:rFonts w:ascii="Arial" w:eastAsia="Arial" w:hAnsi="Arial" w:cs="Arial"/>
                <w:b/>
                <w:color w:val="000000"/>
                <w:sz w:val="24"/>
                <w:szCs w:val="24"/>
              </w:rPr>
              <w:t>Quando</w:t>
            </w:r>
          </w:p>
          <w:p w14:paraId="512BA4B4" w14:textId="50F753FB" w:rsidR="00AD56E1" w:rsidRPr="00D17DBD" w:rsidRDefault="006F117A" w:rsidP="002C6565">
            <w:pPr>
              <w:spacing w:before="240" w:after="240"/>
              <w:jc w:val="center"/>
              <w:rPr>
                <w:rFonts w:ascii="Arial" w:eastAsia="Arial" w:hAnsi="Arial" w:cs="Arial"/>
                <w:color w:val="000000"/>
                <w:sz w:val="24"/>
                <w:szCs w:val="24"/>
                <w:highlight w:val="green"/>
              </w:rPr>
            </w:pPr>
            <w:r>
              <w:rPr>
                <w:rFonts w:ascii="Arial" w:eastAsia="Arial" w:hAnsi="Arial" w:cs="Arial"/>
                <w:noProof/>
                <w:color w:val="000000"/>
                <w:sz w:val="24"/>
                <w:szCs w:val="24"/>
                <w:lang w:eastAsia="pt-BR"/>
              </w:rPr>
              <w:drawing>
                <wp:inline distT="0" distB="0" distL="0" distR="0" wp14:anchorId="3B5D9C60" wp14:editId="1144E0B3">
                  <wp:extent cx="609600" cy="609600"/>
                  <wp:effectExtent l="0" t="0" r="0" b="0"/>
                  <wp:docPr id="1916247225" name="Imagem 191624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clock_23f0.png"/>
                          <pic:cNvPicPr/>
                        </pic:nvPicPr>
                        <pic:blipFill>
                          <a:blip r:embed="rId31">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4583" w:type="dxa"/>
            <w:tcBorders>
              <w:top w:val="single" w:sz="4" w:space="0" w:color="auto"/>
              <w:left w:val="single" w:sz="4" w:space="0" w:color="auto"/>
              <w:bottom w:val="single" w:sz="4" w:space="0" w:color="auto"/>
              <w:right w:val="single" w:sz="4" w:space="0" w:color="auto"/>
            </w:tcBorders>
          </w:tcPr>
          <w:p w14:paraId="125A5F37" w14:textId="77777777" w:rsidR="007B2D47" w:rsidRDefault="007B2D47" w:rsidP="002C6565">
            <w:pPr>
              <w:spacing w:before="240" w:after="240"/>
              <w:rPr>
                <w:rFonts w:ascii="Arial" w:eastAsia="Arial" w:hAnsi="Arial" w:cs="Arial"/>
                <w:color w:val="000000"/>
                <w:sz w:val="24"/>
                <w:szCs w:val="24"/>
              </w:rPr>
            </w:pPr>
            <w:r>
              <w:rPr>
                <w:rFonts w:ascii="Arial" w:eastAsia="Arial" w:hAnsi="Arial" w:cs="Arial"/>
                <w:color w:val="000000"/>
                <w:sz w:val="24"/>
                <w:szCs w:val="24"/>
                <w:highlight w:val="green"/>
              </w:rPr>
              <w:t>&lt;frente&gt;</w:t>
            </w:r>
          </w:p>
          <w:p w14:paraId="41346355" w14:textId="77777777" w:rsidR="007B2D47" w:rsidRDefault="007B2D47" w:rsidP="002C6565">
            <w:pPr>
              <w:spacing w:before="240" w:after="240"/>
              <w:jc w:val="center"/>
              <w:rPr>
                <w:rFonts w:ascii="Arial" w:eastAsia="Arial" w:hAnsi="Arial" w:cs="Arial"/>
                <w:b/>
                <w:color w:val="000000"/>
                <w:sz w:val="24"/>
                <w:szCs w:val="24"/>
              </w:rPr>
            </w:pPr>
            <w:r>
              <w:rPr>
                <w:rFonts w:ascii="Arial" w:eastAsia="Arial" w:hAnsi="Arial" w:cs="Arial"/>
                <w:b/>
                <w:color w:val="000000"/>
                <w:sz w:val="24"/>
                <w:szCs w:val="24"/>
              </w:rPr>
              <w:t>Onde</w:t>
            </w:r>
          </w:p>
          <w:p w14:paraId="300381F2" w14:textId="5C62B36E" w:rsidR="00AD56E1" w:rsidRPr="00D17DBD" w:rsidRDefault="00AD56E1" w:rsidP="002C6565">
            <w:pPr>
              <w:spacing w:before="240" w:after="240"/>
              <w:jc w:val="center"/>
              <w:rPr>
                <w:rFonts w:ascii="Arial" w:eastAsia="Arial" w:hAnsi="Arial" w:cs="Arial"/>
                <w:color w:val="000000"/>
                <w:sz w:val="24"/>
                <w:szCs w:val="24"/>
                <w:highlight w:val="green"/>
              </w:rPr>
            </w:pPr>
            <w:r>
              <w:rPr>
                <w:rFonts w:ascii="Arial" w:eastAsia="Arial" w:hAnsi="Arial" w:cs="Arial"/>
                <w:noProof/>
                <w:color w:val="000000"/>
                <w:sz w:val="24"/>
                <w:szCs w:val="24"/>
                <w:lang w:eastAsia="pt-BR"/>
              </w:rPr>
              <w:drawing>
                <wp:inline distT="0" distB="0" distL="0" distR="0" wp14:anchorId="139EAD17" wp14:editId="49630A12">
                  <wp:extent cx="609600" cy="609600"/>
                  <wp:effectExtent l="0" t="0" r="0" b="0"/>
                  <wp:docPr id="1916247208" name="Imagem 1916247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sun-with-rays_2600.png"/>
                          <pic:cNvPicPr/>
                        </pic:nvPicPr>
                        <pic:blipFill>
                          <a:blip r:embed="rId32">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r w:rsidR="006F117A">
              <w:rPr>
                <w:rFonts w:ascii="Arial" w:eastAsia="Arial" w:hAnsi="Arial" w:cs="Arial"/>
                <w:noProof/>
                <w:color w:val="000000"/>
                <w:sz w:val="24"/>
                <w:szCs w:val="24"/>
                <w:lang w:eastAsia="pt-BR"/>
              </w:rPr>
              <w:drawing>
                <wp:inline distT="0" distB="0" distL="0" distR="0" wp14:anchorId="277ACC3F" wp14:editId="2CFA65AE">
                  <wp:extent cx="609600" cy="609600"/>
                  <wp:effectExtent l="0" t="0" r="0" b="0"/>
                  <wp:docPr id="1916247218" name="Imagem 1916247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face_1f436.png"/>
                          <pic:cNvPicPr/>
                        </pic:nvPicPr>
                        <pic:blipFill>
                          <a:blip r:embed="rId33">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r w:rsidR="006F117A">
              <w:rPr>
                <w:rFonts w:ascii="Arial" w:eastAsia="Arial" w:hAnsi="Arial" w:cs="Arial"/>
                <w:noProof/>
                <w:color w:val="000000"/>
                <w:sz w:val="24"/>
                <w:szCs w:val="24"/>
                <w:lang w:eastAsia="pt-BR"/>
              </w:rPr>
              <w:drawing>
                <wp:inline distT="0" distB="0" distL="0" distR="0" wp14:anchorId="0C742A66" wp14:editId="5F8B3B62">
                  <wp:extent cx="609600" cy="609600"/>
                  <wp:effectExtent l="0" t="0" r="0" b="0"/>
                  <wp:docPr id="1916247219" name="Imagem 1916247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m-tree_1f334.png"/>
                          <pic:cNvPicPr/>
                        </pic:nvPicPr>
                        <pic:blipFill>
                          <a:blip r:embed="rId3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r w:rsidR="006F117A">
              <w:rPr>
                <w:rFonts w:ascii="Arial" w:eastAsia="Arial" w:hAnsi="Arial" w:cs="Arial"/>
                <w:noProof/>
                <w:color w:val="000000"/>
                <w:sz w:val="24"/>
                <w:szCs w:val="24"/>
                <w:lang w:eastAsia="pt-BR"/>
              </w:rPr>
              <w:drawing>
                <wp:inline distT="0" distB="0" distL="0" distR="0" wp14:anchorId="5C528BD0" wp14:editId="65CA9E1A">
                  <wp:extent cx="609600" cy="609600"/>
                  <wp:effectExtent l="0" t="0" r="0" b="0"/>
                  <wp:docPr id="1916247220" name="Imagem 1916247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mobile_1f697.png"/>
                          <pic:cNvPicPr/>
                        </pic:nvPicPr>
                        <pic:blipFill>
                          <a:blip r:embed="rId35">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r w:rsidR="006F117A">
              <w:rPr>
                <w:rFonts w:ascii="Arial" w:eastAsia="Arial" w:hAnsi="Arial" w:cs="Arial"/>
                <w:noProof/>
                <w:color w:val="000000"/>
                <w:sz w:val="24"/>
                <w:szCs w:val="24"/>
                <w:lang w:eastAsia="pt-BR"/>
              </w:rPr>
              <w:drawing>
                <wp:inline distT="0" distB="0" distL="0" distR="0" wp14:anchorId="6AB6BF29" wp14:editId="7FD06759">
                  <wp:extent cx="609600" cy="609600"/>
                  <wp:effectExtent l="0" t="0" r="0" b="0"/>
                  <wp:docPr id="1916247221" name="Imagem 1916247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building_1f3e0.pn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r w:rsidR="006F117A">
              <w:rPr>
                <w:rFonts w:ascii="Arial" w:eastAsia="Arial" w:hAnsi="Arial" w:cs="Arial"/>
                <w:noProof/>
                <w:color w:val="000000"/>
                <w:sz w:val="24"/>
                <w:szCs w:val="24"/>
                <w:lang w:eastAsia="pt-BR"/>
              </w:rPr>
              <w:drawing>
                <wp:inline distT="0" distB="0" distL="0" distR="0" wp14:anchorId="518A5921" wp14:editId="438A1C7B">
                  <wp:extent cx="609600" cy="609600"/>
                  <wp:effectExtent l="0" t="0" r="0" b="0"/>
                  <wp:docPr id="1916247224" name="Imagem 1916247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kini_1f459.pn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7B2D47" w14:paraId="72289379" w14:textId="77777777" w:rsidTr="002C6565">
        <w:trPr>
          <w:trHeight w:val="1839"/>
        </w:trPr>
        <w:tc>
          <w:tcPr>
            <w:tcW w:w="4503" w:type="dxa"/>
            <w:tcBorders>
              <w:top w:val="single" w:sz="4" w:space="0" w:color="auto"/>
              <w:left w:val="single" w:sz="4" w:space="0" w:color="auto"/>
              <w:bottom w:val="single" w:sz="4" w:space="0" w:color="auto"/>
              <w:right w:val="single" w:sz="4" w:space="0" w:color="auto"/>
            </w:tcBorders>
          </w:tcPr>
          <w:p w14:paraId="43514E62" w14:textId="68507F6D" w:rsidR="007B2D47" w:rsidRPr="00D17DBD" w:rsidRDefault="007B2D47" w:rsidP="007B2D47">
            <w:pPr>
              <w:spacing w:before="240" w:after="240"/>
              <w:rPr>
                <w:rFonts w:ascii="Arial" w:eastAsia="Arial" w:hAnsi="Arial" w:cs="Arial"/>
                <w:color w:val="000000"/>
                <w:sz w:val="24"/>
                <w:szCs w:val="24"/>
                <w:highlight w:val="green"/>
              </w:rPr>
            </w:pPr>
            <w:r w:rsidRPr="00D17DBD">
              <w:rPr>
                <w:rFonts w:ascii="Arial" w:eastAsia="Arial" w:hAnsi="Arial" w:cs="Arial"/>
                <w:color w:val="000000"/>
                <w:sz w:val="24"/>
                <w:szCs w:val="24"/>
                <w:highlight w:val="green"/>
              </w:rPr>
              <w:t>&lt;verso&gt;</w:t>
            </w:r>
            <w:r>
              <w:rPr>
                <w:rFonts w:ascii="Arial" w:eastAsia="Arial" w:hAnsi="Arial" w:cs="Arial"/>
                <w:color w:val="000000"/>
                <w:sz w:val="24"/>
                <w:szCs w:val="24"/>
              </w:rPr>
              <w:br/>
            </w:r>
            <w:r w:rsidRPr="007B2D47">
              <w:rPr>
                <w:rFonts w:ascii="Arial" w:hAnsi="Arial" w:cs="Arial"/>
                <w:sz w:val="24"/>
                <w:szCs w:val="24"/>
              </w:rPr>
              <w:t>Informe a data aqui.</w:t>
            </w:r>
          </w:p>
        </w:tc>
        <w:tc>
          <w:tcPr>
            <w:tcW w:w="4583" w:type="dxa"/>
            <w:tcBorders>
              <w:top w:val="single" w:sz="4" w:space="0" w:color="auto"/>
              <w:left w:val="single" w:sz="4" w:space="0" w:color="auto"/>
              <w:bottom w:val="single" w:sz="4" w:space="0" w:color="auto"/>
              <w:right w:val="single" w:sz="4" w:space="0" w:color="auto"/>
            </w:tcBorders>
          </w:tcPr>
          <w:p w14:paraId="1E81BC7C" w14:textId="1083710E" w:rsidR="007B2D47" w:rsidRPr="00D17DBD" w:rsidRDefault="007B2D47" w:rsidP="007B2D47">
            <w:pPr>
              <w:spacing w:before="240" w:after="240"/>
              <w:rPr>
                <w:rFonts w:ascii="Arial" w:eastAsia="Arial" w:hAnsi="Arial" w:cs="Arial"/>
                <w:color w:val="000000"/>
                <w:sz w:val="24"/>
                <w:szCs w:val="24"/>
                <w:highlight w:val="green"/>
              </w:rPr>
            </w:pPr>
            <w:r w:rsidRPr="00D17DBD">
              <w:rPr>
                <w:rFonts w:ascii="Arial" w:eastAsia="Arial" w:hAnsi="Arial" w:cs="Arial"/>
                <w:color w:val="000000"/>
                <w:sz w:val="24"/>
                <w:szCs w:val="24"/>
                <w:highlight w:val="green"/>
              </w:rPr>
              <w:t>&lt;verso&gt;</w:t>
            </w:r>
            <w:r>
              <w:rPr>
                <w:rFonts w:ascii="Arial" w:eastAsia="Arial" w:hAnsi="Arial" w:cs="Arial"/>
                <w:color w:val="000000"/>
                <w:sz w:val="24"/>
                <w:szCs w:val="24"/>
              </w:rPr>
              <w:br/>
            </w:r>
            <w:r w:rsidRPr="007B2D47">
              <w:rPr>
                <w:rFonts w:ascii="Arial" w:hAnsi="Arial" w:cs="Arial"/>
                <w:sz w:val="24"/>
                <w:szCs w:val="24"/>
              </w:rPr>
              <w:t>Informe o local e detalhe a infraestrutura, se tem piscina, vestiário, estacionamen</w:t>
            </w:r>
            <w:r w:rsidR="004936CD">
              <w:rPr>
                <w:rFonts w:ascii="Arial" w:hAnsi="Arial" w:cs="Arial"/>
                <w:sz w:val="24"/>
                <w:szCs w:val="24"/>
              </w:rPr>
              <w:t>to,</w:t>
            </w:r>
            <w:r w:rsidRPr="007B2D47">
              <w:rPr>
                <w:rFonts w:ascii="Arial" w:hAnsi="Arial" w:cs="Arial"/>
                <w:sz w:val="24"/>
                <w:szCs w:val="24"/>
              </w:rPr>
              <w:t xml:space="preserve"> etc.</w:t>
            </w:r>
          </w:p>
        </w:tc>
      </w:tr>
      <w:tr w:rsidR="007B2D47" w14:paraId="25AB736E" w14:textId="77777777" w:rsidTr="007B2D47">
        <w:trPr>
          <w:trHeight w:val="914"/>
        </w:trPr>
        <w:tc>
          <w:tcPr>
            <w:tcW w:w="4503" w:type="dxa"/>
            <w:tcBorders>
              <w:top w:val="single" w:sz="4" w:space="0" w:color="auto"/>
              <w:left w:val="single" w:sz="4" w:space="0" w:color="auto"/>
              <w:bottom w:val="single" w:sz="4" w:space="0" w:color="auto"/>
              <w:right w:val="single" w:sz="4" w:space="0" w:color="auto"/>
            </w:tcBorders>
          </w:tcPr>
          <w:p w14:paraId="642A0127" w14:textId="77777777" w:rsidR="007B2D47" w:rsidRDefault="007B2D47" w:rsidP="002C6565">
            <w:pPr>
              <w:spacing w:before="240" w:after="240"/>
              <w:rPr>
                <w:rFonts w:ascii="Arial" w:eastAsia="Arial" w:hAnsi="Arial" w:cs="Arial"/>
                <w:color w:val="000000"/>
                <w:sz w:val="24"/>
                <w:szCs w:val="24"/>
              </w:rPr>
            </w:pPr>
            <w:r>
              <w:rPr>
                <w:rFonts w:ascii="Arial" w:eastAsia="Arial" w:hAnsi="Arial" w:cs="Arial"/>
                <w:color w:val="000000"/>
                <w:sz w:val="24"/>
                <w:szCs w:val="24"/>
                <w:highlight w:val="green"/>
              </w:rPr>
              <w:t>&lt;frente&gt;</w:t>
            </w:r>
          </w:p>
          <w:p w14:paraId="6E34B967" w14:textId="23CA3FAE" w:rsidR="007B2D47" w:rsidRPr="00D17DBD" w:rsidRDefault="007B2D47" w:rsidP="007B2D47">
            <w:pPr>
              <w:spacing w:before="240" w:after="240"/>
              <w:jc w:val="center"/>
              <w:rPr>
                <w:rFonts w:ascii="Arial" w:eastAsia="Arial" w:hAnsi="Arial" w:cs="Arial"/>
                <w:color w:val="000000"/>
                <w:sz w:val="24"/>
                <w:szCs w:val="24"/>
                <w:highlight w:val="green"/>
              </w:rPr>
            </w:pPr>
            <w:r w:rsidRPr="007B2D47">
              <w:rPr>
                <w:rFonts w:ascii="Arial" w:eastAsia="Arial" w:hAnsi="Arial" w:cs="Arial"/>
                <w:b/>
                <w:color w:val="000000"/>
                <w:sz w:val="24"/>
                <w:szCs w:val="24"/>
              </w:rPr>
              <w:t>Quem</w:t>
            </w:r>
            <w:r w:rsidR="00AD56E1">
              <w:rPr>
                <w:rFonts w:ascii="Arial" w:eastAsia="Arial" w:hAnsi="Arial" w:cs="Arial"/>
                <w:b/>
                <w:color w:val="000000"/>
                <w:sz w:val="24"/>
                <w:szCs w:val="24"/>
              </w:rPr>
              <w:br/>
            </w:r>
            <w:r w:rsidR="00AD56E1">
              <w:rPr>
                <w:rFonts w:ascii="Arial" w:eastAsia="Arial" w:hAnsi="Arial" w:cs="Arial"/>
                <w:noProof/>
                <w:color w:val="000000"/>
                <w:sz w:val="24"/>
                <w:szCs w:val="24"/>
                <w:lang w:eastAsia="pt-BR"/>
              </w:rPr>
              <w:drawing>
                <wp:inline distT="0" distB="0" distL="0" distR="0" wp14:anchorId="10EF0D21" wp14:editId="3DD77312">
                  <wp:extent cx="609600" cy="609600"/>
                  <wp:effectExtent l="0" t="0" r="0" b="0"/>
                  <wp:docPr id="1916247210" name="Imagem 1916247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rl_1f467.pn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r w:rsidR="00AD56E1">
              <w:rPr>
                <w:rFonts w:ascii="Arial" w:eastAsia="Arial" w:hAnsi="Arial" w:cs="Arial"/>
                <w:noProof/>
                <w:color w:val="000000"/>
                <w:sz w:val="24"/>
                <w:szCs w:val="24"/>
                <w:lang w:eastAsia="pt-BR"/>
              </w:rPr>
              <w:drawing>
                <wp:inline distT="0" distB="0" distL="0" distR="0" wp14:anchorId="483E33AF" wp14:editId="1551A954">
                  <wp:extent cx="609600" cy="609600"/>
                  <wp:effectExtent l="0" t="0" r="0" b="0"/>
                  <wp:docPr id="1916247211" name="Imagem 1916247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_1f468.png"/>
                          <pic:cNvPicPr/>
                        </pic:nvPicPr>
                        <pic:blipFill>
                          <a:blip r:embed="rId3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r w:rsidR="00AD56E1">
              <w:rPr>
                <w:rFonts w:ascii="Arial" w:eastAsia="Arial" w:hAnsi="Arial" w:cs="Arial"/>
                <w:noProof/>
                <w:color w:val="000000"/>
                <w:sz w:val="24"/>
                <w:szCs w:val="24"/>
                <w:lang w:eastAsia="pt-BR"/>
              </w:rPr>
              <w:drawing>
                <wp:inline distT="0" distB="0" distL="0" distR="0" wp14:anchorId="4F186805" wp14:editId="765B6FAA">
                  <wp:extent cx="609600" cy="609600"/>
                  <wp:effectExtent l="0" t="0" r="0" b="0"/>
                  <wp:docPr id="1916247212" name="Imagem 1916247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white-haired_1f468-200d-1f9b3.png"/>
                          <pic:cNvPicPr/>
                        </pic:nvPicPr>
                        <pic:blipFill>
                          <a:blip r:embed="rId40">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r w:rsidR="00AD56E1">
              <w:rPr>
                <w:rFonts w:ascii="Arial" w:eastAsia="Arial" w:hAnsi="Arial" w:cs="Arial"/>
                <w:noProof/>
                <w:color w:val="000000"/>
                <w:sz w:val="24"/>
                <w:szCs w:val="24"/>
                <w:lang w:eastAsia="pt-BR"/>
              </w:rPr>
              <w:drawing>
                <wp:inline distT="0" distB="0" distL="0" distR="0" wp14:anchorId="507AD9AB" wp14:editId="13FD5CC0">
                  <wp:extent cx="609600" cy="609600"/>
                  <wp:effectExtent l="0" t="0" r="0" b="0"/>
                  <wp:docPr id="1916247213" name="Imagem 1916247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an-red-haired_1f469-200d-1f9b0.png"/>
                          <pic:cNvPicPr/>
                        </pic:nvPicPr>
                        <pic:blipFill>
                          <a:blip r:embed="rId41">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r w:rsidR="00AD56E1">
              <w:rPr>
                <w:rFonts w:ascii="Arial" w:eastAsia="Arial" w:hAnsi="Arial" w:cs="Arial"/>
                <w:noProof/>
                <w:color w:val="000000"/>
                <w:sz w:val="24"/>
                <w:szCs w:val="24"/>
                <w:lang w:eastAsia="pt-BR"/>
              </w:rPr>
              <w:lastRenderedPageBreak/>
              <w:drawing>
                <wp:inline distT="0" distB="0" distL="0" distR="0" wp14:anchorId="1B6B9BCB" wp14:editId="0A446B4E">
                  <wp:extent cx="609600" cy="609600"/>
                  <wp:effectExtent l="0" t="0" r="0" b="0"/>
                  <wp:docPr id="1916247214" name="Imagem 1916247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an-curly-haired_1f469-200d-1f9b1.png"/>
                          <pic:cNvPicPr/>
                        </pic:nvPicPr>
                        <pic:blipFill>
                          <a:blip r:embed="rId42">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r w:rsidR="00AD56E1">
              <w:rPr>
                <w:rFonts w:ascii="Arial" w:eastAsia="Arial" w:hAnsi="Arial" w:cs="Arial"/>
                <w:noProof/>
                <w:color w:val="000000"/>
                <w:sz w:val="24"/>
                <w:szCs w:val="24"/>
                <w:lang w:eastAsia="pt-BR"/>
              </w:rPr>
              <w:drawing>
                <wp:inline distT="0" distB="0" distL="0" distR="0" wp14:anchorId="03FAB2CF" wp14:editId="43AA6AEB">
                  <wp:extent cx="609600" cy="609600"/>
                  <wp:effectExtent l="0" t="0" r="0" b="0"/>
                  <wp:docPr id="1916247215" name="Imagem 1916247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er-man_1f474.png"/>
                          <pic:cNvPicPr/>
                        </pic:nvPicPr>
                        <pic:blipFill>
                          <a:blip r:embed="rId43">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r w:rsidR="00AD56E1">
              <w:rPr>
                <w:rFonts w:ascii="Arial" w:eastAsia="Arial" w:hAnsi="Arial" w:cs="Arial"/>
                <w:noProof/>
                <w:color w:val="000000"/>
                <w:sz w:val="24"/>
                <w:szCs w:val="24"/>
                <w:lang w:eastAsia="pt-BR"/>
              </w:rPr>
              <w:drawing>
                <wp:inline distT="0" distB="0" distL="0" distR="0" wp14:anchorId="20F9C75C" wp14:editId="2961E366">
                  <wp:extent cx="609600" cy="609600"/>
                  <wp:effectExtent l="0" t="0" r="0" b="0"/>
                  <wp:docPr id="1916247216" name="Imagem 1916247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y_1f476.png"/>
                          <pic:cNvPicPr/>
                        </pic:nvPicPr>
                        <pic:blipFill>
                          <a:blip r:embed="rId4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4583" w:type="dxa"/>
            <w:tcBorders>
              <w:top w:val="single" w:sz="4" w:space="0" w:color="auto"/>
              <w:left w:val="single" w:sz="4" w:space="0" w:color="auto"/>
              <w:bottom w:val="single" w:sz="4" w:space="0" w:color="auto"/>
              <w:right w:val="single" w:sz="4" w:space="0" w:color="auto"/>
            </w:tcBorders>
          </w:tcPr>
          <w:p w14:paraId="2C6AA13E" w14:textId="77777777" w:rsidR="007B2D47" w:rsidRDefault="007B2D47" w:rsidP="002C6565">
            <w:pPr>
              <w:spacing w:before="240" w:after="240"/>
              <w:rPr>
                <w:rFonts w:ascii="Arial" w:eastAsia="Arial" w:hAnsi="Arial" w:cs="Arial"/>
                <w:color w:val="000000"/>
                <w:sz w:val="24"/>
                <w:szCs w:val="24"/>
              </w:rPr>
            </w:pPr>
            <w:r>
              <w:rPr>
                <w:rFonts w:ascii="Arial" w:eastAsia="Arial" w:hAnsi="Arial" w:cs="Arial"/>
                <w:color w:val="000000"/>
                <w:sz w:val="24"/>
                <w:szCs w:val="24"/>
                <w:highlight w:val="green"/>
              </w:rPr>
              <w:lastRenderedPageBreak/>
              <w:t>&lt;frente&gt;</w:t>
            </w:r>
          </w:p>
          <w:p w14:paraId="77B9958E" w14:textId="4E3ACD82" w:rsidR="007B2D47" w:rsidRPr="00D17DBD" w:rsidRDefault="007B2D47" w:rsidP="007B2D47">
            <w:pPr>
              <w:spacing w:before="240" w:after="240"/>
              <w:jc w:val="center"/>
              <w:rPr>
                <w:rFonts w:ascii="Arial" w:eastAsia="Arial" w:hAnsi="Arial" w:cs="Arial"/>
                <w:color w:val="000000"/>
                <w:sz w:val="24"/>
                <w:szCs w:val="24"/>
                <w:highlight w:val="green"/>
              </w:rPr>
            </w:pPr>
            <w:r w:rsidRPr="007B2D47">
              <w:rPr>
                <w:rFonts w:ascii="Arial" w:eastAsia="Arial" w:hAnsi="Arial" w:cs="Arial"/>
                <w:b/>
                <w:color w:val="000000"/>
                <w:sz w:val="24"/>
                <w:szCs w:val="24"/>
              </w:rPr>
              <w:t>Quantidade</w:t>
            </w:r>
            <w:r w:rsidR="00AD56E1">
              <w:rPr>
                <w:rFonts w:ascii="Arial" w:eastAsia="Arial" w:hAnsi="Arial" w:cs="Arial"/>
                <w:b/>
                <w:color w:val="000000"/>
                <w:sz w:val="24"/>
                <w:szCs w:val="24"/>
              </w:rPr>
              <w:br/>
            </w:r>
            <w:r w:rsidR="00AD56E1">
              <w:rPr>
                <w:rFonts w:ascii="Arial" w:eastAsia="Arial" w:hAnsi="Arial" w:cs="Arial"/>
                <w:noProof/>
                <w:color w:val="000000"/>
                <w:sz w:val="24"/>
                <w:szCs w:val="24"/>
                <w:lang w:eastAsia="pt-BR"/>
              </w:rPr>
              <w:drawing>
                <wp:inline distT="0" distB="0" distL="0" distR="0" wp14:anchorId="40EACBE5" wp14:editId="0A9CD79A">
                  <wp:extent cx="609600" cy="609600"/>
                  <wp:effectExtent l="0" t="0" r="0" b="0"/>
                  <wp:docPr id="1916247217" name="Imagem 1916247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pt_1f9fe.png"/>
                          <pic:cNvPicPr/>
                        </pic:nvPicPr>
                        <pic:blipFill>
                          <a:blip r:embed="rId45">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7B2D47" w14:paraId="50A64418" w14:textId="77777777" w:rsidTr="00AD56E1">
        <w:trPr>
          <w:trHeight w:val="422"/>
        </w:trPr>
        <w:tc>
          <w:tcPr>
            <w:tcW w:w="4503" w:type="dxa"/>
            <w:tcBorders>
              <w:top w:val="single" w:sz="4" w:space="0" w:color="auto"/>
              <w:left w:val="single" w:sz="4" w:space="0" w:color="auto"/>
              <w:bottom w:val="single" w:sz="4" w:space="0" w:color="auto"/>
              <w:right w:val="single" w:sz="4" w:space="0" w:color="auto"/>
            </w:tcBorders>
          </w:tcPr>
          <w:p w14:paraId="157CFE3B" w14:textId="42E84435" w:rsidR="007B2D47" w:rsidRPr="00D17DBD" w:rsidRDefault="007B2D47" w:rsidP="004936CD">
            <w:pPr>
              <w:spacing w:before="240" w:after="240"/>
              <w:rPr>
                <w:rFonts w:ascii="Arial" w:eastAsia="Arial" w:hAnsi="Arial" w:cs="Arial"/>
                <w:color w:val="000000"/>
                <w:sz w:val="24"/>
                <w:szCs w:val="24"/>
                <w:highlight w:val="green"/>
              </w:rPr>
            </w:pPr>
            <w:r w:rsidRPr="00D17DBD">
              <w:rPr>
                <w:rFonts w:ascii="Arial" w:eastAsia="Arial" w:hAnsi="Arial" w:cs="Arial"/>
                <w:color w:val="000000"/>
                <w:sz w:val="24"/>
                <w:szCs w:val="24"/>
                <w:highlight w:val="green"/>
              </w:rPr>
              <w:lastRenderedPageBreak/>
              <w:t>&lt;verso&gt;</w:t>
            </w:r>
            <w:r>
              <w:rPr>
                <w:rFonts w:ascii="Arial" w:eastAsia="Arial" w:hAnsi="Arial" w:cs="Arial"/>
                <w:color w:val="000000"/>
                <w:sz w:val="24"/>
                <w:szCs w:val="24"/>
              </w:rPr>
              <w:br/>
            </w:r>
            <w:r w:rsidRPr="007B2D47">
              <w:rPr>
                <w:rFonts w:ascii="Arial" w:hAnsi="Arial" w:cs="Arial"/>
                <w:sz w:val="24"/>
                <w:szCs w:val="24"/>
              </w:rPr>
              <w:t xml:space="preserve">Informe quantos convidados </w:t>
            </w:r>
            <w:r w:rsidR="004936CD">
              <w:rPr>
                <w:rFonts w:ascii="Arial" w:hAnsi="Arial" w:cs="Arial"/>
                <w:sz w:val="24"/>
                <w:szCs w:val="24"/>
              </w:rPr>
              <w:t>serão</w:t>
            </w:r>
            <w:r w:rsidRPr="007B2D47">
              <w:rPr>
                <w:rFonts w:ascii="Arial" w:hAnsi="Arial" w:cs="Arial"/>
                <w:sz w:val="24"/>
                <w:szCs w:val="24"/>
              </w:rPr>
              <w:t>.</w:t>
            </w:r>
          </w:p>
        </w:tc>
        <w:tc>
          <w:tcPr>
            <w:tcW w:w="4583" w:type="dxa"/>
            <w:tcBorders>
              <w:top w:val="single" w:sz="4" w:space="0" w:color="auto"/>
              <w:left w:val="single" w:sz="4" w:space="0" w:color="auto"/>
              <w:bottom w:val="single" w:sz="4" w:space="0" w:color="auto"/>
              <w:right w:val="single" w:sz="4" w:space="0" w:color="auto"/>
            </w:tcBorders>
          </w:tcPr>
          <w:p w14:paraId="7731E836" w14:textId="7DD2CB58" w:rsidR="007B2D47" w:rsidRPr="00D17DBD" w:rsidRDefault="007B2D47" w:rsidP="004936CD">
            <w:pPr>
              <w:spacing w:before="240" w:after="240"/>
              <w:rPr>
                <w:rFonts w:ascii="Arial" w:eastAsia="Arial" w:hAnsi="Arial" w:cs="Arial"/>
                <w:color w:val="000000"/>
                <w:sz w:val="24"/>
                <w:szCs w:val="24"/>
                <w:highlight w:val="green"/>
              </w:rPr>
            </w:pPr>
            <w:r w:rsidRPr="00D17DBD">
              <w:rPr>
                <w:rFonts w:ascii="Arial" w:eastAsia="Arial" w:hAnsi="Arial" w:cs="Arial"/>
                <w:color w:val="000000"/>
                <w:sz w:val="24"/>
                <w:szCs w:val="24"/>
                <w:highlight w:val="green"/>
              </w:rPr>
              <w:t>&lt;verso&gt;</w:t>
            </w:r>
            <w:r>
              <w:rPr>
                <w:rFonts w:ascii="Arial" w:eastAsia="Arial" w:hAnsi="Arial" w:cs="Arial"/>
                <w:color w:val="000000"/>
                <w:sz w:val="24"/>
                <w:szCs w:val="24"/>
              </w:rPr>
              <w:br/>
            </w:r>
            <w:r w:rsidRPr="007B2D47">
              <w:rPr>
                <w:rFonts w:ascii="Arial" w:hAnsi="Arial" w:cs="Arial"/>
                <w:sz w:val="24"/>
                <w:szCs w:val="24"/>
              </w:rPr>
              <w:t>Calcule a quantidade de carnes e acompanhamentos, carvão, espetos, bebidas e descartáveis, se necessário</w:t>
            </w:r>
            <w:r w:rsidR="004936CD">
              <w:rPr>
                <w:rFonts w:ascii="Arial" w:hAnsi="Arial" w:cs="Arial"/>
                <w:sz w:val="24"/>
                <w:szCs w:val="24"/>
              </w:rPr>
              <w:t>, c</w:t>
            </w:r>
            <w:r w:rsidRPr="007B2D47">
              <w:rPr>
                <w:rFonts w:ascii="Arial" w:hAnsi="Arial" w:cs="Arial"/>
                <w:sz w:val="24"/>
                <w:szCs w:val="24"/>
              </w:rPr>
              <w:t>onsiderando o número de convidados.</w:t>
            </w:r>
          </w:p>
        </w:tc>
      </w:tr>
      <w:tr w:rsidR="007B2D47" w14:paraId="02D647AF" w14:textId="77777777" w:rsidTr="007B2D47">
        <w:trPr>
          <w:trHeight w:val="641"/>
        </w:trPr>
        <w:tc>
          <w:tcPr>
            <w:tcW w:w="4503" w:type="dxa"/>
            <w:tcBorders>
              <w:top w:val="single" w:sz="4" w:space="0" w:color="auto"/>
              <w:left w:val="single" w:sz="4" w:space="0" w:color="auto"/>
              <w:bottom w:val="single" w:sz="4" w:space="0" w:color="auto"/>
              <w:right w:val="single" w:sz="4" w:space="0" w:color="auto"/>
            </w:tcBorders>
          </w:tcPr>
          <w:p w14:paraId="1AA067C3" w14:textId="77777777" w:rsidR="007B2D47" w:rsidRDefault="007B2D47" w:rsidP="002C6565">
            <w:pPr>
              <w:spacing w:before="240" w:after="240"/>
              <w:rPr>
                <w:rFonts w:ascii="Arial" w:eastAsia="Arial" w:hAnsi="Arial" w:cs="Arial"/>
                <w:color w:val="000000"/>
                <w:sz w:val="24"/>
                <w:szCs w:val="24"/>
              </w:rPr>
            </w:pPr>
            <w:r>
              <w:rPr>
                <w:rFonts w:ascii="Arial" w:eastAsia="Arial" w:hAnsi="Arial" w:cs="Arial"/>
                <w:color w:val="000000"/>
                <w:sz w:val="24"/>
                <w:szCs w:val="24"/>
                <w:highlight w:val="green"/>
              </w:rPr>
              <w:t>&lt;frente&gt;</w:t>
            </w:r>
          </w:p>
          <w:p w14:paraId="11D37C6A" w14:textId="77777777" w:rsidR="007B2D47" w:rsidRDefault="007B2D47" w:rsidP="007B2D47">
            <w:pPr>
              <w:spacing w:before="240" w:after="240"/>
              <w:jc w:val="center"/>
              <w:rPr>
                <w:rFonts w:ascii="Arial" w:eastAsia="Arial" w:hAnsi="Arial" w:cs="Arial"/>
                <w:b/>
                <w:color w:val="000000"/>
                <w:sz w:val="24"/>
                <w:szCs w:val="24"/>
              </w:rPr>
            </w:pPr>
            <w:r>
              <w:rPr>
                <w:rFonts w:ascii="Arial" w:eastAsia="Arial" w:hAnsi="Arial" w:cs="Arial"/>
                <w:b/>
                <w:color w:val="000000"/>
                <w:sz w:val="24"/>
                <w:szCs w:val="24"/>
              </w:rPr>
              <w:t>Valores</w:t>
            </w:r>
          </w:p>
          <w:p w14:paraId="508ECAEB" w14:textId="7EDAB056" w:rsidR="00AD56E1" w:rsidRPr="00D17DBD" w:rsidRDefault="00AD56E1" w:rsidP="00AD56E1">
            <w:pPr>
              <w:spacing w:before="240" w:after="240"/>
              <w:jc w:val="center"/>
              <w:rPr>
                <w:rFonts w:ascii="Arial" w:eastAsia="Arial" w:hAnsi="Arial" w:cs="Arial"/>
                <w:color w:val="000000"/>
                <w:sz w:val="24"/>
                <w:szCs w:val="24"/>
                <w:highlight w:val="green"/>
              </w:rPr>
            </w:pPr>
            <w:r>
              <w:rPr>
                <w:rFonts w:ascii="Arial" w:eastAsia="Arial" w:hAnsi="Arial" w:cs="Arial"/>
                <w:noProof/>
                <w:color w:val="000000"/>
                <w:sz w:val="24"/>
                <w:szCs w:val="24"/>
                <w:lang w:eastAsia="pt-BR"/>
              </w:rPr>
              <w:drawing>
                <wp:inline distT="0" distB="0" distL="0" distR="0" wp14:anchorId="26ABE0EF" wp14:editId="2AE0F6E2">
                  <wp:extent cx="609600" cy="609600"/>
                  <wp:effectExtent l="0" t="0" r="0" b="0"/>
                  <wp:docPr id="1916247207" name="Imagem 1916247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ey-bag_1f4b0.png"/>
                          <pic:cNvPicPr/>
                        </pic:nvPicPr>
                        <pic:blipFill>
                          <a:blip r:embed="rId4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r>
              <w:rPr>
                <w:rFonts w:ascii="Arial" w:eastAsia="Arial" w:hAnsi="Arial" w:cs="Arial"/>
                <w:noProof/>
                <w:color w:val="000000"/>
                <w:sz w:val="24"/>
                <w:szCs w:val="24"/>
                <w:lang w:eastAsia="pt-BR"/>
              </w:rPr>
              <w:drawing>
                <wp:inline distT="0" distB="0" distL="0" distR="0" wp14:anchorId="23EDB3AE" wp14:editId="7112E8F5">
                  <wp:extent cx="609600" cy="609600"/>
                  <wp:effectExtent l="0" t="0" r="0" b="0"/>
                  <wp:docPr id="1916247206" name="Imagem 1916247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1f4b3.png"/>
                          <pic:cNvPicPr/>
                        </pic:nvPicPr>
                        <pic:blipFill>
                          <a:blip r:embed="rId4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4583" w:type="dxa"/>
            <w:tcBorders>
              <w:top w:val="single" w:sz="4" w:space="0" w:color="auto"/>
              <w:left w:val="single" w:sz="4" w:space="0" w:color="auto"/>
              <w:bottom w:val="single" w:sz="4" w:space="0" w:color="auto"/>
              <w:right w:val="single" w:sz="4" w:space="0" w:color="auto"/>
            </w:tcBorders>
          </w:tcPr>
          <w:p w14:paraId="5F4650DF" w14:textId="77777777" w:rsidR="007B2D47" w:rsidRDefault="007B2D47" w:rsidP="002C6565">
            <w:pPr>
              <w:spacing w:before="240" w:after="240"/>
              <w:rPr>
                <w:rFonts w:ascii="Arial" w:eastAsia="Arial" w:hAnsi="Arial" w:cs="Arial"/>
                <w:color w:val="000000"/>
                <w:sz w:val="24"/>
                <w:szCs w:val="24"/>
              </w:rPr>
            </w:pPr>
            <w:r>
              <w:rPr>
                <w:rFonts w:ascii="Arial" w:eastAsia="Arial" w:hAnsi="Arial" w:cs="Arial"/>
                <w:color w:val="000000"/>
                <w:sz w:val="24"/>
                <w:szCs w:val="24"/>
                <w:highlight w:val="green"/>
              </w:rPr>
              <w:t>&lt;frente&gt;</w:t>
            </w:r>
          </w:p>
          <w:p w14:paraId="7919D144" w14:textId="77777777" w:rsidR="007B2D47" w:rsidRDefault="007B2D47" w:rsidP="007B2D47">
            <w:pPr>
              <w:spacing w:before="240" w:after="240"/>
              <w:jc w:val="center"/>
              <w:rPr>
                <w:rFonts w:ascii="Arial" w:eastAsia="Arial" w:hAnsi="Arial" w:cs="Arial"/>
                <w:b/>
                <w:color w:val="000000"/>
                <w:sz w:val="24"/>
                <w:szCs w:val="24"/>
              </w:rPr>
            </w:pPr>
            <w:r w:rsidRPr="007B2D47">
              <w:rPr>
                <w:rFonts w:ascii="Arial" w:eastAsia="Arial" w:hAnsi="Arial" w:cs="Arial"/>
                <w:b/>
                <w:color w:val="000000"/>
                <w:sz w:val="24"/>
                <w:szCs w:val="24"/>
              </w:rPr>
              <w:t>Responsáveis</w:t>
            </w:r>
          </w:p>
          <w:p w14:paraId="110B8ABE" w14:textId="76EC636C" w:rsidR="006F117A" w:rsidRPr="00D17DBD" w:rsidRDefault="006F117A" w:rsidP="007B2D47">
            <w:pPr>
              <w:spacing w:before="240" w:after="240"/>
              <w:jc w:val="center"/>
              <w:rPr>
                <w:rFonts w:ascii="Arial" w:eastAsia="Arial" w:hAnsi="Arial" w:cs="Arial"/>
                <w:color w:val="000000"/>
                <w:sz w:val="24"/>
                <w:szCs w:val="24"/>
                <w:highlight w:val="green"/>
              </w:rPr>
            </w:pPr>
            <w:r>
              <w:rPr>
                <w:rFonts w:ascii="Arial" w:eastAsia="Arial" w:hAnsi="Arial" w:cs="Arial"/>
                <w:noProof/>
                <w:color w:val="000000"/>
                <w:sz w:val="24"/>
                <w:szCs w:val="24"/>
                <w:lang w:eastAsia="pt-BR"/>
              </w:rPr>
              <w:drawing>
                <wp:inline distT="0" distB="0" distL="0" distR="0" wp14:anchorId="65AF1FB1" wp14:editId="0A5FB414">
                  <wp:extent cx="609600" cy="609600"/>
                  <wp:effectExtent l="0" t="0" r="0" b="0"/>
                  <wp:docPr id="1916247222" name="Imagem 191624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nd-woman-holding-hands_1f46b.png"/>
                          <pic:cNvPicPr/>
                        </pic:nvPicPr>
                        <pic:blipFill>
                          <a:blip r:embed="rId4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7B2D47" w14:paraId="4E396B90" w14:textId="77777777" w:rsidTr="007B2D47">
        <w:trPr>
          <w:trHeight w:val="422"/>
        </w:trPr>
        <w:tc>
          <w:tcPr>
            <w:tcW w:w="4503" w:type="dxa"/>
            <w:tcBorders>
              <w:top w:val="single" w:sz="4" w:space="0" w:color="auto"/>
              <w:left w:val="single" w:sz="4" w:space="0" w:color="auto"/>
              <w:bottom w:val="single" w:sz="4" w:space="0" w:color="auto"/>
              <w:right w:val="single" w:sz="4" w:space="0" w:color="auto"/>
            </w:tcBorders>
          </w:tcPr>
          <w:p w14:paraId="59105893" w14:textId="402F4249" w:rsidR="007B2D47" w:rsidRPr="00D17DBD" w:rsidRDefault="007B2D47" w:rsidP="007B2D47">
            <w:pPr>
              <w:spacing w:before="240" w:after="240"/>
              <w:rPr>
                <w:rFonts w:ascii="Arial" w:eastAsia="Arial" w:hAnsi="Arial" w:cs="Arial"/>
                <w:color w:val="000000"/>
                <w:sz w:val="24"/>
                <w:szCs w:val="24"/>
                <w:highlight w:val="green"/>
              </w:rPr>
            </w:pPr>
            <w:r w:rsidRPr="00D17DBD">
              <w:rPr>
                <w:rFonts w:ascii="Arial" w:eastAsia="Arial" w:hAnsi="Arial" w:cs="Arial"/>
                <w:color w:val="000000"/>
                <w:sz w:val="24"/>
                <w:szCs w:val="24"/>
                <w:highlight w:val="green"/>
              </w:rPr>
              <w:t>&lt;verso&gt;</w:t>
            </w:r>
            <w:r>
              <w:rPr>
                <w:rFonts w:ascii="Arial" w:eastAsia="Arial" w:hAnsi="Arial" w:cs="Arial"/>
                <w:color w:val="000000"/>
                <w:sz w:val="24"/>
                <w:szCs w:val="24"/>
              </w:rPr>
              <w:br/>
            </w:r>
            <w:r w:rsidRPr="007B2D47">
              <w:rPr>
                <w:rFonts w:ascii="Arial" w:hAnsi="Arial" w:cs="Arial"/>
                <w:sz w:val="24"/>
                <w:szCs w:val="24"/>
              </w:rPr>
              <w:t>Calcule o quanto de dinheiro será necessário para pagar tudo e como será a divisão e o pagamento. Cada um dá uma parte antes de comprar ou alguém compra e rateia entre todos?</w:t>
            </w:r>
          </w:p>
        </w:tc>
        <w:tc>
          <w:tcPr>
            <w:tcW w:w="4583" w:type="dxa"/>
            <w:tcBorders>
              <w:top w:val="single" w:sz="4" w:space="0" w:color="auto"/>
              <w:left w:val="single" w:sz="4" w:space="0" w:color="auto"/>
              <w:bottom w:val="single" w:sz="4" w:space="0" w:color="auto"/>
              <w:right w:val="single" w:sz="4" w:space="0" w:color="auto"/>
            </w:tcBorders>
          </w:tcPr>
          <w:p w14:paraId="6322EF0B" w14:textId="7FF4C195" w:rsidR="007B2D47" w:rsidRPr="00D17DBD" w:rsidRDefault="007B2D47" w:rsidP="007B2D47">
            <w:pPr>
              <w:spacing w:before="240" w:after="240"/>
              <w:rPr>
                <w:rFonts w:ascii="Arial" w:eastAsia="Arial" w:hAnsi="Arial" w:cs="Arial"/>
                <w:color w:val="000000"/>
                <w:sz w:val="24"/>
                <w:szCs w:val="24"/>
                <w:highlight w:val="green"/>
              </w:rPr>
            </w:pPr>
            <w:r w:rsidRPr="00D17DBD">
              <w:rPr>
                <w:rFonts w:ascii="Arial" w:eastAsia="Arial" w:hAnsi="Arial" w:cs="Arial"/>
                <w:color w:val="000000"/>
                <w:sz w:val="24"/>
                <w:szCs w:val="24"/>
                <w:highlight w:val="green"/>
              </w:rPr>
              <w:t>&lt;verso&gt;</w:t>
            </w:r>
            <w:r>
              <w:rPr>
                <w:rFonts w:ascii="Arial" w:eastAsia="Arial" w:hAnsi="Arial" w:cs="Arial"/>
                <w:color w:val="000000"/>
                <w:sz w:val="24"/>
                <w:szCs w:val="24"/>
              </w:rPr>
              <w:br/>
            </w:r>
            <w:r w:rsidRPr="007B2D47">
              <w:rPr>
                <w:rFonts w:ascii="Arial" w:hAnsi="Arial" w:cs="Arial"/>
                <w:sz w:val="24"/>
                <w:szCs w:val="24"/>
              </w:rPr>
              <w:t>Quem ficará responsável por cada uma das tarefas necessárias para que o churrasco aconteça. E quem vai acompanhar para que tudo dê certo?</w:t>
            </w:r>
          </w:p>
        </w:tc>
      </w:tr>
    </w:tbl>
    <w:p w14:paraId="3E3C6441" w14:textId="77777777" w:rsidR="006A0FEA" w:rsidRDefault="006A0FEA" w:rsidP="007B2D47">
      <w:pPr>
        <w:pBdr>
          <w:top w:val="nil"/>
          <w:left w:val="nil"/>
          <w:bottom w:val="nil"/>
          <w:right w:val="nil"/>
          <w:between w:val="nil"/>
        </w:pBdr>
        <w:spacing w:after="0"/>
        <w:jc w:val="both"/>
        <w:rPr>
          <w:rFonts w:ascii="Arial" w:eastAsia="Arial" w:hAnsi="Arial" w:cs="Arial"/>
          <w:sz w:val="24"/>
          <w:szCs w:val="24"/>
        </w:rPr>
      </w:pPr>
    </w:p>
    <w:p w14:paraId="1A83F99D" w14:textId="77777777" w:rsidR="0060321A" w:rsidRDefault="006F117A" w:rsidP="007B2D47">
      <w:pPr>
        <w:pBdr>
          <w:top w:val="nil"/>
          <w:left w:val="nil"/>
          <w:bottom w:val="nil"/>
          <w:right w:val="nil"/>
          <w:between w:val="nil"/>
        </w:pBdr>
        <w:spacing w:after="0"/>
        <w:jc w:val="both"/>
        <w:rPr>
          <w:rFonts w:ascii="Arial" w:eastAsia="Arial" w:hAnsi="Arial" w:cs="Arial"/>
          <w:sz w:val="24"/>
          <w:szCs w:val="24"/>
        </w:rPr>
      </w:pPr>
      <w:r w:rsidRPr="006F117A">
        <w:rPr>
          <w:rFonts w:ascii="Arial" w:eastAsia="Arial" w:hAnsi="Arial" w:cs="Arial"/>
          <w:sz w:val="24"/>
          <w:szCs w:val="24"/>
        </w:rPr>
        <w:t xml:space="preserve">Esses são alguns itens que planejamos, ainda faltam vários detalhes, mas deu para perceber o planejamento em ação? </w:t>
      </w:r>
    </w:p>
    <w:p w14:paraId="61A36BE1" w14:textId="77777777" w:rsidR="0060321A" w:rsidRDefault="0060321A" w:rsidP="007B2D47">
      <w:pPr>
        <w:pBdr>
          <w:top w:val="nil"/>
          <w:left w:val="nil"/>
          <w:bottom w:val="nil"/>
          <w:right w:val="nil"/>
          <w:between w:val="nil"/>
        </w:pBdr>
        <w:spacing w:after="0"/>
        <w:jc w:val="both"/>
        <w:rPr>
          <w:rFonts w:ascii="Arial" w:eastAsia="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gridCol w:w="4782"/>
      </w:tblGrid>
      <w:tr w:rsidR="0060321A" w14:paraId="73BFF939" w14:textId="77777777" w:rsidTr="002C6565">
        <w:tc>
          <w:tcPr>
            <w:tcW w:w="4503" w:type="dxa"/>
            <w:shd w:val="clear" w:color="auto" w:fill="auto"/>
          </w:tcPr>
          <w:p w14:paraId="6C627503" w14:textId="0A89B09E" w:rsidR="0060321A" w:rsidRPr="0087672B" w:rsidRDefault="0060321A" w:rsidP="007C3D58">
            <w:pPr>
              <w:pStyle w:val="SemEspaamento"/>
              <w:spacing w:line="276" w:lineRule="auto"/>
              <w:rPr>
                <w:szCs w:val="24"/>
                <w:highlight w:val="cyan"/>
              </w:rPr>
            </w:pPr>
            <w:r w:rsidRPr="0060321A">
              <w:t>Essa analogia traz algo prático e que</w:t>
            </w:r>
            <w:r w:rsidR="004936CD">
              <w:t>,</w:t>
            </w:r>
            <w:r w:rsidRPr="0060321A">
              <w:t xml:space="preserve"> de certa forma</w:t>
            </w:r>
            <w:r w:rsidR="004936CD">
              <w:t>,</w:t>
            </w:r>
            <w:r w:rsidRPr="0060321A">
              <w:t xml:space="preserve"> você conhece ou vivenciou. Pode não ser o churrasco, pode ser uma viagem, uma festa, uma partida de futebol com amigos. E pode ser também a abertura de uma empresa, a administração de seu negócio e as atividades necessárias</w:t>
            </w:r>
            <w:r w:rsidR="004936CD">
              <w:t>,</w:t>
            </w:r>
            <w:r w:rsidRPr="0060321A">
              <w:t xml:space="preserve"> dentro de sua empresa</w:t>
            </w:r>
            <w:r w:rsidR="004936CD">
              <w:t>,</w:t>
            </w:r>
            <w:r w:rsidRPr="0060321A">
              <w:t xml:space="preserve"> para alcançar os resultados que busca</w:t>
            </w:r>
            <w:r w:rsidR="007C3D58">
              <w:t>,</w:t>
            </w:r>
            <w:r w:rsidRPr="0060321A">
              <w:t xml:space="preserve"> na maioria dos casos</w:t>
            </w:r>
            <w:r w:rsidR="007C3D58">
              <w:t xml:space="preserve"> -</w:t>
            </w:r>
            <w:r w:rsidR="0023068F">
              <w:t xml:space="preserve"> </w:t>
            </w:r>
            <w:r w:rsidRPr="0023068F">
              <w:t>o</w:t>
            </w:r>
            <w:r w:rsidRPr="0023068F">
              <w:rPr>
                <w:b/>
              </w:rPr>
              <w:t xml:space="preserve"> lucro</w:t>
            </w:r>
            <w:r w:rsidRPr="0060321A">
              <w:t>.</w:t>
            </w:r>
          </w:p>
        </w:tc>
        <w:tc>
          <w:tcPr>
            <w:tcW w:w="4782" w:type="dxa"/>
            <w:shd w:val="clear" w:color="auto" w:fill="auto"/>
          </w:tcPr>
          <w:p w14:paraId="182FF0B3" w14:textId="77777777" w:rsidR="0060321A" w:rsidRPr="0087672B" w:rsidRDefault="0060321A" w:rsidP="002C6565">
            <w:pPr>
              <w:spacing w:after="120" w:line="360" w:lineRule="auto"/>
              <w:rPr>
                <w:rFonts w:ascii="Arial" w:eastAsia="Arial" w:hAnsi="Arial" w:cs="Arial"/>
                <w:color w:val="000000"/>
                <w:sz w:val="24"/>
                <w:szCs w:val="24"/>
              </w:rPr>
            </w:pPr>
            <w:r w:rsidRPr="0087672B">
              <w:rPr>
                <w:rFonts w:ascii="Arial" w:eastAsia="Arial" w:hAnsi="Arial" w:cs="Arial"/>
                <w:color w:val="000000"/>
                <w:sz w:val="24"/>
                <w:szCs w:val="24"/>
                <w:highlight w:val="green"/>
              </w:rPr>
              <w:t>&lt;imagem ao lado do texto&gt;</w:t>
            </w:r>
          </w:p>
          <w:p w14:paraId="0231B934" w14:textId="1BAF7710" w:rsidR="0060321A" w:rsidRPr="009928D7" w:rsidRDefault="00F04A97" w:rsidP="002C6565">
            <w:pPr>
              <w:pStyle w:val="SemEspaamento"/>
              <w:rPr>
                <w:b/>
                <w:bCs/>
                <w:szCs w:val="24"/>
              </w:rPr>
            </w:pPr>
            <w:r>
              <w:rPr>
                <w:b/>
                <w:bCs/>
                <w:noProof/>
                <w:szCs w:val="24"/>
              </w:rPr>
              <w:drawing>
                <wp:inline distT="0" distB="0" distL="0" distR="0" wp14:anchorId="35776BD1" wp14:editId="2049922D">
                  <wp:extent cx="2524125" cy="1684698"/>
                  <wp:effectExtent l="0" t="0" r="0" b="0"/>
                  <wp:docPr id="1916247227" name="Imagem 1916247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tyimages-1158545065-2048x2048.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27114" cy="1686693"/>
                          </a:xfrm>
                          <a:prstGeom prst="rect">
                            <a:avLst/>
                          </a:prstGeom>
                        </pic:spPr>
                      </pic:pic>
                    </a:graphicData>
                  </a:graphic>
                </wp:inline>
              </w:drawing>
            </w:r>
          </w:p>
          <w:p w14:paraId="489ABFE1" w14:textId="7478ACA5" w:rsidR="0060321A" w:rsidRPr="0087672B" w:rsidRDefault="00F04A97" w:rsidP="002C6565">
            <w:pPr>
              <w:pBdr>
                <w:top w:val="nil"/>
                <w:left w:val="nil"/>
                <w:bottom w:val="nil"/>
                <w:right w:val="nil"/>
                <w:between w:val="nil"/>
              </w:pBdr>
              <w:spacing w:after="120"/>
              <w:rPr>
                <w:rFonts w:ascii="Arial" w:eastAsia="Arial" w:hAnsi="Arial" w:cs="Arial"/>
                <w:color w:val="000000"/>
                <w:sz w:val="24"/>
                <w:szCs w:val="24"/>
              </w:rPr>
            </w:pPr>
            <w:r w:rsidRPr="00C71311">
              <w:rPr>
                <w:rFonts w:ascii="Arial" w:eastAsia="Arial" w:hAnsi="Arial" w:cs="Arial"/>
                <w:color w:val="000000"/>
                <w:sz w:val="24"/>
                <w:szCs w:val="24"/>
                <w:highlight w:val="cyan"/>
              </w:rPr>
              <w:t>GettyImages</w:t>
            </w:r>
            <w:r w:rsidR="0060321A" w:rsidRPr="00D00E81">
              <w:rPr>
                <w:rFonts w:ascii="Arial" w:eastAsia="Arial" w:hAnsi="Arial" w:cs="Arial"/>
                <w:color w:val="000000"/>
                <w:sz w:val="24"/>
                <w:szCs w:val="24"/>
                <w:highlight w:val="cyan"/>
              </w:rPr>
              <w:t xml:space="preserve"> </w:t>
            </w:r>
            <w:r w:rsidR="0060321A" w:rsidRPr="003E25DF">
              <w:rPr>
                <w:rFonts w:ascii="Arial" w:eastAsia="Arial" w:hAnsi="Arial" w:cs="Arial"/>
                <w:color w:val="000000"/>
                <w:sz w:val="24"/>
                <w:szCs w:val="24"/>
                <w:highlight w:val="cyan"/>
              </w:rPr>
              <w:t>ID</w:t>
            </w:r>
            <w:r w:rsidR="0060321A" w:rsidRPr="00F04A97">
              <w:rPr>
                <w:rFonts w:ascii="Arial" w:eastAsia="Arial" w:hAnsi="Arial" w:cs="Arial"/>
                <w:color w:val="000000"/>
                <w:sz w:val="24"/>
                <w:szCs w:val="24"/>
                <w:highlight w:val="cyan"/>
              </w:rPr>
              <w:t xml:space="preserve"> </w:t>
            </w:r>
            <w:r w:rsidRPr="00F04A97">
              <w:rPr>
                <w:rFonts w:ascii="Arial" w:eastAsia="Arial" w:hAnsi="Arial" w:cs="Arial"/>
                <w:color w:val="000000"/>
                <w:sz w:val="24"/>
                <w:szCs w:val="24"/>
                <w:highlight w:val="cyan"/>
              </w:rPr>
              <w:t>1158545065</w:t>
            </w:r>
          </w:p>
        </w:tc>
      </w:tr>
    </w:tbl>
    <w:p w14:paraId="23F47BF9" w14:textId="77777777" w:rsidR="0060321A" w:rsidRDefault="0060321A" w:rsidP="007B2D47">
      <w:pPr>
        <w:pBdr>
          <w:top w:val="nil"/>
          <w:left w:val="nil"/>
          <w:bottom w:val="nil"/>
          <w:right w:val="nil"/>
          <w:between w:val="nil"/>
        </w:pBdr>
        <w:spacing w:after="0"/>
        <w:jc w:val="both"/>
        <w:rPr>
          <w:rFonts w:ascii="Arial" w:eastAsia="Arial" w:hAnsi="Arial" w:cs="Arial"/>
          <w:sz w:val="24"/>
          <w:szCs w:val="24"/>
        </w:rPr>
      </w:pPr>
    </w:p>
    <w:p w14:paraId="758F6E47" w14:textId="4378E2B5" w:rsidR="0060321A" w:rsidRDefault="0060321A" w:rsidP="007B2D47">
      <w:pPr>
        <w:pBdr>
          <w:top w:val="nil"/>
          <w:left w:val="nil"/>
          <w:bottom w:val="nil"/>
          <w:right w:val="nil"/>
          <w:between w:val="nil"/>
        </w:pBdr>
        <w:spacing w:after="0"/>
        <w:jc w:val="both"/>
        <w:rPr>
          <w:rFonts w:ascii="Arial" w:eastAsia="Arial" w:hAnsi="Arial" w:cs="Arial"/>
          <w:sz w:val="24"/>
          <w:szCs w:val="24"/>
        </w:rPr>
      </w:pPr>
      <w:r w:rsidRPr="0060321A">
        <w:rPr>
          <w:rFonts w:ascii="Arial" w:eastAsia="Arial" w:hAnsi="Arial" w:cs="Arial"/>
          <w:sz w:val="24"/>
          <w:szCs w:val="24"/>
        </w:rPr>
        <w:lastRenderedPageBreak/>
        <w:t xml:space="preserve">Aí vem a pergunta: </w:t>
      </w:r>
    </w:p>
    <w:p w14:paraId="56848AD2" w14:textId="77777777" w:rsidR="0023068F" w:rsidRDefault="0023068F" w:rsidP="007B2D47">
      <w:pPr>
        <w:pBdr>
          <w:top w:val="nil"/>
          <w:left w:val="nil"/>
          <w:bottom w:val="nil"/>
          <w:right w:val="nil"/>
          <w:between w:val="nil"/>
        </w:pBdr>
        <w:spacing w:after="0"/>
        <w:jc w:val="both"/>
        <w:rPr>
          <w:rFonts w:ascii="Arial" w:eastAsia="Arial" w:hAnsi="Arial" w:cs="Arial"/>
          <w:sz w:val="24"/>
          <w:szCs w:val="24"/>
        </w:rPr>
      </w:pPr>
    </w:p>
    <w:tbl>
      <w:tblPr>
        <w:tblStyle w:val="Tabelacomgrade"/>
        <w:tblW w:w="0" w:type="auto"/>
        <w:tblLook w:val="04A0" w:firstRow="1" w:lastRow="0" w:firstColumn="1" w:lastColumn="0" w:noHBand="0" w:noVBand="1"/>
      </w:tblPr>
      <w:tblGrid>
        <w:gridCol w:w="4604"/>
        <w:gridCol w:w="4605"/>
      </w:tblGrid>
      <w:tr w:rsidR="0023068F" w14:paraId="2A31D078" w14:textId="77777777" w:rsidTr="0023068F">
        <w:tc>
          <w:tcPr>
            <w:tcW w:w="4604" w:type="dxa"/>
          </w:tcPr>
          <w:p w14:paraId="42B81E48" w14:textId="2B339825" w:rsidR="0023068F" w:rsidRDefault="0066311E" w:rsidP="007B2D47">
            <w:pPr>
              <w:spacing w:after="0"/>
              <w:jc w:val="both"/>
              <w:rPr>
                <w:rFonts w:ascii="Arial" w:eastAsia="Arial" w:hAnsi="Arial" w:cs="Arial"/>
                <w:sz w:val="24"/>
                <w:szCs w:val="24"/>
              </w:rPr>
            </w:pPr>
            <w:r>
              <w:rPr>
                <w:rFonts w:ascii="Arial" w:eastAsia="Arial" w:hAnsi="Arial" w:cs="Arial"/>
                <w:sz w:val="24"/>
                <w:szCs w:val="24"/>
              </w:rPr>
              <w:t>M</w:t>
            </w:r>
            <w:r w:rsidR="0023068F" w:rsidRPr="0060321A">
              <w:rPr>
                <w:rFonts w:ascii="Arial" w:eastAsia="Arial" w:hAnsi="Arial" w:cs="Arial"/>
                <w:sz w:val="24"/>
                <w:szCs w:val="24"/>
              </w:rPr>
              <w:t xml:space="preserve">as o </w:t>
            </w:r>
            <w:r w:rsidR="0023068F" w:rsidRPr="0023068F">
              <w:rPr>
                <w:rFonts w:ascii="Arial" w:eastAsia="Arial" w:hAnsi="Arial" w:cs="Arial"/>
                <w:b/>
                <w:sz w:val="24"/>
                <w:szCs w:val="24"/>
              </w:rPr>
              <w:t>lucro</w:t>
            </w:r>
            <w:r w:rsidR="0023068F" w:rsidRPr="0060321A">
              <w:rPr>
                <w:rFonts w:ascii="Arial" w:eastAsia="Arial" w:hAnsi="Arial" w:cs="Arial"/>
                <w:sz w:val="24"/>
                <w:szCs w:val="24"/>
              </w:rPr>
              <w:t xml:space="preserve"> não é consequência de entender as necessidades dos clientes, criar um produto e serviço que atenda essas exigênc</w:t>
            </w:r>
            <w:r w:rsidR="00583CC5">
              <w:rPr>
                <w:rFonts w:ascii="Arial" w:eastAsia="Arial" w:hAnsi="Arial" w:cs="Arial"/>
                <w:sz w:val="24"/>
                <w:szCs w:val="24"/>
              </w:rPr>
              <w:t>ias, que apresente um bom custo-</w:t>
            </w:r>
            <w:r w:rsidR="0023068F" w:rsidRPr="0060321A">
              <w:rPr>
                <w:rFonts w:ascii="Arial" w:eastAsia="Arial" w:hAnsi="Arial" w:cs="Arial"/>
                <w:sz w:val="24"/>
                <w:szCs w:val="24"/>
              </w:rPr>
              <w:t>benefício, que tenha um canal de vendas adequado, um bom volume de vendas e uma produção organizada e enxuta, entre outras coisas?</w:t>
            </w:r>
          </w:p>
        </w:tc>
        <w:tc>
          <w:tcPr>
            <w:tcW w:w="4605" w:type="dxa"/>
          </w:tcPr>
          <w:p w14:paraId="718B53D0" w14:textId="7BB6F0BE" w:rsidR="0023068F" w:rsidRDefault="0023068F" w:rsidP="007B2D47">
            <w:pPr>
              <w:spacing w:after="0"/>
              <w:jc w:val="both"/>
              <w:rPr>
                <w:rFonts w:ascii="Arial" w:eastAsia="Arial" w:hAnsi="Arial" w:cs="Arial"/>
                <w:sz w:val="24"/>
                <w:szCs w:val="24"/>
              </w:rPr>
            </w:pPr>
            <w:r w:rsidRPr="0023068F">
              <w:rPr>
                <w:rFonts w:ascii="Arial" w:eastAsia="Arial" w:hAnsi="Arial" w:cs="Arial"/>
                <w:sz w:val="24"/>
                <w:szCs w:val="24"/>
              </w:rPr>
              <w:t xml:space="preserve">A resposta é </w:t>
            </w:r>
          </w:p>
          <w:p w14:paraId="343EA747" w14:textId="609D2F5A" w:rsidR="0023068F" w:rsidRDefault="00912FE3" w:rsidP="007B2D47">
            <w:pPr>
              <w:spacing w:after="0"/>
              <w:jc w:val="both"/>
              <w:rPr>
                <w:rFonts w:ascii="Arial" w:eastAsia="Arial" w:hAnsi="Arial" w:cs="Arial"/>
                <w:sz w:val="24"/>
                <w:szCs w:val="24"/>
              </w:rPr>
            </w:pPr>
            <w:r>
              <w:rPr>
                <w:rFonts w:ascii="Arial" w:eastAsia="Arial" w:hAnsi="Arial" w:cs="Arial"/>
                <w:noProof/>
                <w:sz w:val="24"/>
                <w:szCs w:val="24"/>
                <w:lang w:eastAsia="pt-BR"/>
              </w:rPr>
              <w:drawing>
                <wp:inline distT="0" distB="0" distL="0" distR="0" wp14:anchorId="092E8736" wp14:editId="549E1365">
                  <wp:extent cx="2457450" cy="1803769"/>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vector-yes-speech-bubble-banner-speech-bubble-poster-and-sticker-concept-memphis-geometric-style-with-1261574308.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63245" cy="1808023"/>
                          </a:xfrm>
                          <a:prstGeom prst="rect">
                            <a:avLst/>
                          </a:prstGeom>
                        </pic:spPr>
                      </pic:pic>
                    </a:graphicData>
                  </a:graphic>
                </wp:inline>
              </w:drawing>
            </w:r>
          </w:p>
          <w:p w14:paraId="6DEB9DA9" w14:textId="383FDD92" w:rsidR="00912FE3" w:rsidRDefault="00912FE3" w:rsidP="00912FE3">
            <w:pPr>
              <w:widowControl w:val="0"/>
              <w:spacing w:after="0" w:line="240" w:lineRule="auto"/>
              <w:rPr>
                <w:rFonts w:ascii="Arial" w:eastAsia="Arial" w:hAnsi="Arial" w:cs="Arial"/>
                <w:sz w:val="24"/>
                <w:szCs w:val="24"/>
              </w:rPr>
            </w:pPr>
            <w:r w:rsidRPr="0087672B">
              <w:rPr>
                <w:rFonts w:ascii="Arial" w:eastAsia="Arial" w:hAnsi="Arial" w:cs="Arial"/>
                <w:sz w:val="24"/>
                <w:szCs w:val="24"/>
                <w:highlight w:val="cyan"/>
              </w:rPr>
              <w:t xml:space="preserve">Shutterstock </w:t>
            </w:r>
            <w:r w:rsidRPr="00912FE3">
              <w:rPr>
                <w:rFonts w:ascii="Arial" w:eastAsia="Arial" w:hAnsi="Arial" w:cs="Arial"/>
                <w:sz w:val="24"/>
                <w:szCs w:val="24"/>
                <w:highlight w:val="cyan"/>
              </w:rPr>
              <w:t>ID 1261574308</w:t>
            </w:r>
          </w:p>
          <w:p w14:paraId="3D40353A" w14:textId="00D8274E" w:rsidR="00912FE3" w:rsidRDefault="00912FE3" w:rsidP="007B2D47">
            <w:pPr>
              <w:spacing w:after="0"/>
              <w:jc w:val="both"/>
              <w:rPr>
                <w:rFonts w:ascii="Arial" w:eastAsia="Arial" w:hAnsi="Arial" w:cs="Arial"/>
                <w:sz w:val="24"/>
                <w:szCs w:val="24"/>
              </w:rPr>
            </w:pPr>
            <w:r w:rsidRPr="00912FE3">
              <w:rPr>
                <w:rFonts w:ascii="Arial" w:eastAsia="Arial" w:hAnsi="Arial" w:cs="Arial"/>
                <w:sz w:val="24"/>
                <w:szCs w:val="24"/>
                <w:highlight w:val="cyan"/>
              </w:rPr>
              <w:t>&lt;DM: editar a imagem e escrever SIM&gt;</w:t>
            </w:r>
          </w:p>
          <w:p w14:paraId="6346BD26" w14:textId="77777777" w:rsidR="00912FE3" w:rsidRDefault="00912FE3" w:rsidP="007B2D47">
            <w:pPr>
              <w:spacing w:after="0"/>
              <w:jc w:val="both"/>
              <w:rPr>
                <w:rFonts w:ascii="Arial" w:eastAsia="Arial" w:hAnsi="Arial" w:cs="Arial"/>
                <w:sz w:val="24"/>
                <w:szCs w:val="24"/>
              </w:rPr>
            </w:pPr>
          </w:p>
          <w:p w14:paraId="2C6E9AB5" w14:textId="091B5803" w:rsidR="0023068F" w:rsidRDefault="0023068F" w:rsidP="007B2D47">
            <w:pPr>
              <w:spacing w:after="0"/>
              <w:jc w:val="both"/>
              <w:rPr>
                <w:rFonts w:ascii="Arial" w:eastAsia="Arial" w:hAnsi="Arial" w:cs="Arial"/>
                <w:sz w:val="24"/>
                <w:szCs w:val="24"/>
              </w:rPr>
            </w:pPr>
            <w:r w:rsidRPr="0023068F">
              <w:rPr>
                <w:rFonts w:ascii="Arial" w:eastAsia="Arial" w:hAnsi="Arial" w:cs="Arial"/>
                <w:sz w:val="24"/>
                <w:szCs w:val="24"/>
              </w:rPr>
              <w:t>E é justamente por ter esse grande número de atividades que o planejamento se faz fundamental para o sucesso da empresa.</w:t>
            </w:r>
          </w:p>
        </w:tc>
      </w:tr>
    </w:tbl>
    <w:p w14:paraId="35CE8F7A" w14:textId="77777777" w:rsidR="0023068F" w:rsidRDefault="0023068F" w:rsidP="007B2D47">
      <w:pPr>
        <w:pBdr>
          <w:top w:val="nil"/>
          <w:left w:val="nil"/>
          <w:bottom w:val="nil"/>
          <w:right w:val="nil"/>
          <w:between w:val="nil"/>
        </w:pBdr>
        <w:spacing w:after="0"/>
        <w:jc w:val="both"/>
        <w:rPr>
          <w:rFonts w:ascii="Arial" w:eastAsia="Arial" w:hAnsi="Arial" w:cs="Arial"/>
          <w:sz w:val="24"/>
          <w:szCs w:val="24"/>
        </w:rPr>
      </w:pPr>
    </w:p>
    <w:p w14:paraId="7F688598" w14:textId="0818088B" w:rsidR="00912FE3" w:rsidRDefault="00912FE3" w:rsidP="007B2D47">
      <w:pPr>
        <w:pBdr>
          <w:top w:val="nil"/>
          <w:left w:val="nil"/>
          <w:bottom w:val="nil"/>
          <w:right w:val="nil"/>
          <w:between w:val="nil"/>
        </w:pBdr>
        <w:spacing w:after="0"/>
        <w:jc w:val="both"/>
        <w:rPr>
          <w:rFonts w:ascii="Arial" w:eastAsia="Arial" w:hAnsi="Arial" w:cs="Arial"/>
          <w:sz w:val="24"/>
          <w:szCs w:val="24"/>
        </w:rPr>
      </w:pPr>
      <w:r>
        <w:rPr>
          <w:rFonts w:ascii="Arial" w:eastAsia="Arial" w:hAnsi="Arial" w:cs="Arial"/>
          <w:sz w:val="24"/>
          <w:szCs w:val="24"/>
        </w:rPr>
        <w:t>E aqui vai uma provocação!</w:t>
      </w:r>
    </w:p>
    <w:tbl>
      <w:tblPr>
        <w:tblStyle w:val="Tabelacomgrade"/>
        <w:tblW w:w="0" w:type="auto"/>
        <w:tblLook w:val="04A0" w:firstRow="1" w:lastRow="0" w:firstColumn="1" w:lastColumn="0" w:noHBand="0" w:noVBand="1"/>
      </w:tblPr>
      <w:tblGrid>
        <w:gridCol w:w="9209"/>
      </w:tblGrid>
      <w:tr w:rsidR="0023068F" w14:paraId="6185BD09" w14:textId="77777777" w:rsidTr="0023068F">
        <w:tc>
          <w:tcPr>
            <w:tcW w:w="9209" w:type="dxa"/>
          </w:tcPr>
          <w:p w14:paraId="7CFBC371" w14:textId="14A17A4D" w:rsidR="0023068F" w:rsidRDefault="0023068F" w:rsidP="00912FE3">
            <w:pPr>
              <w:spacing w:before="240" w:after="240"/>
              <w:rPr>
                <w:rFonts w:eastAsia="Arial" w:cs="Arial"/>
                <w:szCs w:val="24"/>
              </w:rPr>
            </w:pPr>
            <w:r w:rsidRPr="009658B9">
              <w:rPr>
                <w:rFonts w:ascii="Arial" w:eastAsia="Arial" w:hAnsi="Arial" w:cs="Arial"/>
                <w:color w:val="000000"/>
                <w:sz w:val="24"/>
                <w:szCs w:val="24"/>
                <w:highlight w:val="green"/>
              </w:rPr>
              <w:t xml:space="preserve">&lt;Recurso Educacional </w:t>
            </w:r>
            <w:r w:rsidRPr="009658B9">
              <w:rPr>
                <w:rFonts w:ascii="Arial" w:eastAsia="Arial" w:hAnsi="Arial" w:cs="Arial"/>
                <w:b/>
                <w:color w:val="000000"/>
                <w:sz w:val="24"/>
                <w:szCs w:val="24"/>
                <w:highlight w:val="green"/>
              </w:rPr>
              <w:t>“</w:t>
            </w:r>
            <w:r>
              <w:rPr>
                <w:rFonts w:ascii="Arial" w:eastAsia="Arial" w:hAnsi="Arial" w:cs="Arial"/>
                <w:b/>
                <w:color w:val="000000"/>
                <w:sz w:val="24"/>
                <w:szCs w:val="24"/>
                <w:highlight w:val="green"/>
              </w:rPr>
              <w:t>Olhando para dentro</w:t>
            </w:r>
            <w:proofErr w:type="gramStart"/>
            <w:r w:rsidRPr="009658B9">
              <w:rPr>
                <w:rFonts w:ascii="Arial" w:eastAsia="Arial" w:hAnsi="Arial" w:cs="Arial"/>
                <w:b/>
                <w:color w:val="000000"/>
                <w:sz w:val="24"/>
                <w:szCs w:val="24"/>
                <w:highlight w:val="green"/>
              </w:rPr>
              <w:t>”</w:t>
            </w:r>
            <w:proofErr w:type="gramEnd"/>
            <w:r w:rsidRPr="009658B9">
              <w:rPr>
                <w:rFonts w:ascii="Arial" w:eastAsia="Arial" w:hAnsi="Arial" w:cs="Arial"/>
                <w:color w:val="000000"/>
                <w:sz w:val="24"/>
                <w:szCs w:val="24"/>
                <w:highlight w:val="green"/>
              </w:rPr>
              <w:t>&gt;</w:t>
            </w:r>
            <w:r w:rsidR="00912FE3">
              <w:rPr>
                <w:rFonts w:ascii="Arial" w:eastAsia="Arial" w:hAnsi="Arial" w:cs="Arial"/>
                <w:color w:val="000000"/>
                <w:sz w:val="24"/>
                <w:szCs w:val="24"/>
              </w:rPr>
              <w:br/>
            </w:r>
            <w:r w:rsidRPr="00912FE3">
              <w:rPr>
                <w:rFonts w:ascii="Arial" w:hAnsi="Arial" w:cs="Arial"/>
                <w:sz w:val="24"/>
                <w:szCs w:val="24"/>
              </w:rPr>
              <w:t>Se para um churrasco</w:t>
            </w:r>
            <w:r w:rsidR="00583CC5">
              <w:rPr>
                <w:rFonts w:ascii="Arial" w:hAnsi="Arial" w:cs="Arial"/>
                <w:sz w:val="24"/>
                <w:szCs w:val="24"/>
              </w:rPr>
              <w:t>,</w:t>
            </w:r>
            <w:r w:rsidRPr="00912FE3">
              <w:rPr>
                <w:rFonts w:ascii="Arial" w:hAnsi="Arial" w:cs="Arial"/>
                <w:sz w:val="24"/>
                <w:szCs w:val="24"/>
              </w:rPr>
              <w:t xml:space="preserve"> ou algo similar, investimos tempos e recursos, e convenhamos, caso haja algum erro</w:t>
            </w:r>
            <w:r w:rsidR="00583CC5">
              <w:rPr>
                <w:rFonts w:ascii="Arial" w:hAnsi="Arial" w:cs="Arial"/>
                <w:sz w:val="24"/>
                <w:szCs w:val="24"/>
              </w:rPr>
              <w:t>,</w:t>
            </w:r>
            <w:r w:rsidRPr="00912FE3">
              <w:rPr>
                <w:rFonts w:ascii="Arial" w:hAnsi="Arial" w:cs="Arial"/>
                <w:sz w:val="24"/>
                <w:szCs w:val="24"/>
              </w:rPr>
              <w:t xml:space="preserve"> o “prejuízo” não é tão significativo como em uma empresa. Por que em uma empresa não nos dedicamos de forma mais intensa ao planejamento?</w:t>
            </w:r>
            <w:r>
              <w:t xml:space="preserve"> </w:t>
            </w:r>
          </w:p>
        </w:tc>
      </w:tr>
      <w:tr w:rsidR="0023068F" w14:paraId="5EE5525B" w14:textId="77777777" w:rsidTr="0023068F">
        <w:tc>
          <w:tcPr>
            <w:tcW w:w="9209" w:type="dxa"/>
          </w:tcPr>
          <w:p w14:paraId="3216EE00" w14:textId="77777777" w:rsidR="0023068F" w:rsidRDefault="0023068F" w:rsidP="007B2D47">
            <w:pPr>
              <w:spacing w:after="0"/>
              <w:jc w:val="both"/>
              <w:rPr>
                <w:rFonts w:ascii="Arial" w:eastAsia="Arial" w:hAnsi="Arial" w:cs="Arial"/>
                <w:color w:val="000000"/>
                <w:sz w:val="24"/>
                <w:szCs w:val="24"/>
                <w:highlight w:val="green"/>
              </w:rPr>
            </w:pPr>
          </w:p>
          <w:p w14:paraId="3685478E" w14:textId="77777777" w:rsidR="0023068F" w:rsidRDefault="0023068F" w:rsidP="007B2D47">
            <w:pPr>
              <w:spacing w:after="0"/>
              <w:jc w:val="both"/>
              <w:rPr>
                <w:rFonts w:ascii="Arial" w:eastAsia="Arial" w:hAnsi="Arial" w:cs="Arial"/>
                <w:i/>
                <w:color w:val="595959" w:themeColor="text1" w:themeTint="A6"/>
                <w:sz w:val="24"/>
                <w:szCs w:val="24"/>
              </w:rPr>
            </w:pPr>
            <w:r w:rsidRPr="00764FEF">
              <w:rPr>
                <w:rFonts w:ascii="Arial" w:eastAsia="Arial" w:hAnsi="Arial" w:cs="Arial"/>
                <w:color w:val="000000"/>
                <w:sz w:val="24"/>
                <w:szCs w:val="24"/>
                <w:highlight w:val="green"/>
              </w:rPr>
              <w:t>&lt;máscara</w:t>
            </w:r>
            <w:r>
              <w:rPr>
                <w:rFonts w:ascii="Arial" w:eastAsia="Arial" w:hAnsi="Arial" w:cs="Arial"/>
                <w:color w:val="000000"/>
                <w:sz w:val="24"/>
                <w:szCs w:val="24"/>
                <w:highlight w:val="green"/>
              </w:rPr>
              <w:t xml:space="preserve"> do campo de resposta</w:t>
            </w:r>
            <w:r w:rsidRPr="00764FEF">
              <w:rPr>
                <w:rFonts w:ascii="Arial" w:eastAsia="Arial" w:hAnsi="Arial" w:cs="Arial"/>
                <w:color w:val="000000"/>
                <w:sz w:val="24"/>
                <w:szCs w:val="24"/>
                <w:highlight w:val="green"/>
              </w:rPr>
              <w:t>&gt;</w:t>
            </w:r>
            <w:r>
              <w:rPr>
                <w:rFonts w:ascii="Arial" w:eastAsia="Arial" w:hAnsi="Arial" w:cs="Arial"/>
                <w:color w:val="000000"/>
                <w:sz w:val="24"/>
                <w:szCs w:val="24"/>
              </w:rPr>
              <w:t xml:space="preserve"> </w:t>
            </w:r>
            <w:r>
              <w:rPr>
                <w:rFonts w:ascii="Arial" w:eastAsia="Arial" w:hAnsi="Arial" w:cs="Arial"/>
                <w:i/>
                <w:color w:val="595959" w:themeColor="text1" w:themeTint="A6"/>
                <w:sz w:val="24"/>
                <w:szCs w:val="24"/>
              </w:rPr>
              <w:t>Digite aqui sua opinião</w:t>
            </w:r>
            <w:r w:rsidRPr="00764FEF">
              <w:rPr>
                <w:rFonts w:ascii="Arial" w:eastAsia="Arial" w:hAnsi="Arial" w:cs="Arial"/>
                <w:i/>
                <w:color w:val="595959" w:themeColor="text1" w:themeTint="A6"/>
                <w:sz w:val="24"/>
                <w:szCs w:val="24"/>
              </w:rPr>
              <w:t>.</w:t>
            </w:r>
          </w:p>
          <w:p w14:paraId="62B1ED31" w14:textId="5F1B547E" w:rsidR="0023068F" w:rsidRDefault="0023068F" w:rsidP="007B2D47">
            <w:pPr>
              <w:spacing w:after="0"/>
              <w:jc w:val="both"/>
              <w:rPr>
                <w:rFonts w:ascii="Arial" w:eastAsia="Arial" w:hAnsi="Arial" w:cs="Arial"/>
                <w:sz w:val="24"/>
                <w:szCs w:val="24"/>
              </w:rPr>
            </w:pPr>
          </w:p>
        </w:tc>
      </w:tr>
    </w:tbl>
    <w:p w14:paraId="3A0D8B82" w14:textId="77777777" w:rsidR="006F117A" w:rsidRDefault="006F117A" w:rsidP="007B2D47">
      <w:pPr>
        <w:pBdr>
          <w:top w:val="nil"/>
          <w:left w:val="nil"/>
          <w:bottom w:val="nil"/>
          <w:right w:val="nil"/>
          <w:between w:val="nil"/>
        </w:pBdr>
        <w:spacing w:after="0"/>
        <w:jc w:val="both"/>
        <w:rPr>
          <w:rFonts w:ascii="Arial" w:eastAsia="Arial" w:hAnsi="Arial" w:cs="Arial"/>
          <w:sz w:val="24"/>
          <w:szCs w:val="24"/>
        </w:rPr>
      </w:pPr>
    </w:p>
    <w:p w14:paraId="37384B6E" w14:textId="22FEB5E4" w:rsidR="00912FE3" w:rsidRDefault="00912FE3" w:rsidP="00912FE3">
      <w:pPr>
        <w:pStyle w:val="NormalED"/>
        <w:spacing w:line="276" w:lineRule="auto"/>
      </w:pPr>
      <w:r>
        <w:t>Então, vamos avançar no planejamento empresarial para alcançarmos nossos resultados</w:t>
      </w:r>
      <w:r w:rsidR="00583CC5">
        <w:t>. P</w:t>
      </w:r>
      <w:r>
        <w:t>ara isso</w:t>
      </w:r>
      <w:r w:rsidR="002D4CB5">
        <w:t>,</w:t>
      </w:r>
      <w:r>
        <w:t xml:space="preserve"> é importante entender o ambiente em que a empresa </w:t>
      </w:r>
      <w:proofErr w:type="gramStart"/>
      <w:r>
        <w:t>trabalha,</w:t>
      </w:r>
      <w:proofErr w:type="gramEnd"/>
      <w:r>
        <w:t xml:space="preserve"> o que temos de positivo e o que precisamos melhorar, priorizando ações em nosso plano. </w:t>
      </w:r>
    </w:p>
    <w:p w14:paraId="4A1D8B3F" w14:textId="467CEE42" w:rsidR="00912FE3" w:rsidRDefault="00912FE3" w:rsidP="00912FE3">
      <w:pPr>
        <w:pStyle w:val="NormalED"/>
        <w:spacing w:line="276" w:lineRule="auto"/>
      </w:pPr>
      <w:r>
        <w:t xml:space="preserve">Clique em </w:t>
      </w:r>
      <w:r w:rsidRPr="001C20EE">
        <w:rPr>
          <w:b/>
          <w:color w:val="1F497D" w:themeColor="text2"/>
        </w:rPr>
        <w:t>PRÓXIMO</w:t>
      </w:r>
      <w:r>
        <w:t>.</w:t>
      </w:r>
    </w:p>
    <w:p w14:paraId="34ADC60E" w14:textId="77777777" w:rsidR="006F117A" w:rsidRDefault="006F117A" w:rsidP="007B2D47">
      <w:pPr>
        <w:pBdr>
          <w:top w:val="nil"/>
          <w:left w:val="nil"/>
          <w:bottom w:val="nil"/>
          <w:right w:val="nil"/>
          <w:between w:val="nil"/>
        </w:pBdr>
        <w:spacing w:after="0"/>
        <w:jc w:val="both"/>
        <w:rPr>
          <w:rFonts w:ascii="Arial" w:eastAsia="Arial" w:hAnsi="Arial" w:cs="Arial"/>
          <w:sz w:val="24"/>
          <w:szCs w:val="24"/>
        </w:rPr>
      </w:pPr>
    </w:p>
    <w:p w14:paraId="257B9A9A" w14:textId="77777777" w:rsidR="002D24A9" w:rsidRDefault="002D24A9" w:rsidP="007B2D47">
      <w:pPr>
        <w:pBdr>
          <w:top w:val="nil"/>
          <w:left w:val="nil"/>
          <w:bottom w:val="nil"/>
          <w:right w:val="nil"/>
          <w:between w:val="nil"/>
        </w:pBdr>
        <w:spacing w:after="0"/>
        <w:jc w:val="both"/>
        <w:rPr>
          <w:rFonts w:ascii="Arial" w:eastAsia="Arial" w:hAnsi="Arial" w:cs="Arial"/>
          <w:sz w:val="24"/>
          <w:szCs w:val="24"/>
        </w:rPr>
      </w:pPr>
    </w:p>
    <w:p w14:paraId="11E6D8F8" w14:textId="77777777" w:rsidR="002D24A9" w:rsidRDefault="002D24A9" w:rsidP="007B2D47">
      <w:pPr>
        <w:pBdr>
          <w:top w:val="nil"/>
          <w:left w:val="nil"/>
          <w:bottom w:val="nil"/>
          <w:right w:val="nil"/>
          <w:between w:val="nil"/>
        </w:pBdr>
        <w:spacing w:after="0"/>
        <w:jc w:val="both"/>
        <w:rPr>
          <w:rFonts w:ascii="Arial" w:eastAsia="Arial" w:hAnsi="Arial" w:cs="Arial"/>
          <w:sz w:val="24"/>
          <w:szCs w:val="24"/>
        </w:rPr>
      </w:pPr>
    </w:p>
    <w:p w14:paraId="601E5F75" w14:textId="77777777" w:rsidR="002D24A9" w:rsidRDefault="002D24A9" w:rsidP="007B2D47">
      <w:pPr>
        <w:pBdr>
          <w:top w:val="nil"/>
          <w:left w:val="nil"/>
          <w:bottom w:val="nil"/>
          <w:right w:val="nil"/>
          <w:between w:val="nil"/>
        </w:pBdr>
        <w:spacing w:after="0"/>
        <w:jc w:val="both"/>
        <w:rPr>
          <w:rFonts w:ascii="Arial" w:eastAsia="Arial" w:hAnsi="Arial" w:cs="Arial"/>
          <w:sz w:val="24"/>
          <w:szCs w:val="24"/>
        </w:rPr>
      </w:pPr>
    </w:p>
    <w:p w14:paraId="084102A5" w14:textId="77777777" w:rsidR="002D24A9" w:rsidRDefault="002D24A9" w:rsidP="007B2D47">
      <w:pPr>
        <w:pBdr>
          <w:top w:val="nil"/>
          <w:left w:val="nil"/>
          <w:bottom w:val="nil"/>
          <w:right w:val="nil"/>
          <w:between w:val="nil"/>
        </w:pBdr>
        <w:spacing w:after="0"/>
        <w:jc w:val="both"/>
        <w:rPr>
          <w:rFonts w:ascii="Arial" w:eastAsia="Arial" w:hAnsi="Arial" w:cs="Arial"/>
          <w:sz w:val="24"/>
          <w:szCs w:val="24"/>
        </w:rPr>
      </w:pPr>
    </w:p>
    <w:p w14:paraId="410F2013" w14:textId="77777777" w:rsidR="002D24A9" w:rsidRDefault="002D24A9" w:rsidP="007B2D47">
      <w:pPr>
        <w:pBdr>
          <w:top w:val="nil"/>
          <w:left w:val="nil"/>
          <w:bottom w:val="nil"/>
          <w:right w:val="nil"/>
          <w:between w:val="nil"/>
        </w:pBdr>
        <w:spacing w:after="0"/>
        <w:jc w:val="both"/>
        <w:rPr>
          <w:rFonts w:ascii="Arial" w:eastAsia="Arial" w:hAnsi="Arial" w:cs="Arial"/>
          <w:sz w:val="24"/>
          <w:szCs w:val="24"/>
        </w:rPr>
      </w:pPr>
    </w:p>
    <w:p w14:paraId="03EE8FB0" w14:textId="51FC845F" w:rsidR="009D1AD9" w:rsidRPr="009D22EA" w:rsidRDefault="009D1AD9" w:rsidP="009D1AD9">
      <w:pPr>
        <w:spacing w:after="120" w:line="240" w:lineRule="auto"/>
        <w:rPr>
          <w:rFonts w:ascii="Arial" w:hAnsi="Arial" w:cs="Arial"/>
          <w:b/>
          <w:sz w:val="24"/>
          <w:szCs w:val="24"/>
          <w:highlight w:val="green"/>
        </w:rPr>
      </w:pPr>
      <w:r w:rsidRPr="009D22EA">
        <w:rPr>
          <w:rFonts w:ascii="Arial" w:hAnsi="Arial" w:cs="Arial"/>
          <w:b/>
          <w:sz w:val="24"/>
          <w:szCs w:val="24"/>
          <w:highlight w:val="green"/>
        </w:rPr>
        <w:lastRenderedPageBreak/>
        <w:t>&lt;SCO</w:t>
      </w:r>
      <w:r>
        <w:rPr>
          <w:rFonts w:ascii="Arial" w:hAnsi="Arial" w:cs="Arial"/>
          <w:b/>
          <w:sz w:val="24"/>
          <w:szCs w:val="24"/>
          <w:highlight w:val="green"/>
        </w:rPr>
        <w:t>6</w:t>
      </w:r>
      <w:r w:rsidRPr="009D22EA">
        <w:rPr>
          <w:rFonts w:ascii="Arial" w:hAnsi="Arial" w:cs="Arial"/>
          <w:b/>
          <w:sz w:val="24"/>
          <w:szCs w:val="24"/>
          <w:highlight w:val="green"/>
        </w:rPr>
        <w:t xml:space="preserve">&gt; </w:t>
      </w:r>
      <w:r w:rsidR="002D24A9">
        <w:rPr>
          <w:rFonts w:ascii="Arial" w:hAnsi="Arial" w:cs="Arial"/>
          <w:b/>
          <w:sz w:val="24"/>
          <w:szCs w:val="24"/>
        </w:rPr>
        <w:t>Resultados</w:t>
      </w:r>
    </w:p>
    <w:p w14:paraId="60BA361B" w14:textId="4CBE1E12" w:rsidR="009D22EA" w:rsidRDefault="009D1AD9" w:rsidP="009D1AD9">
      <w:pPr>
        <w:spacing w:line="240" w:lineRule="auto"/>
        <w:jc w:val="both"/>
        <w:rPr>
          <w:rFonts w:ascii="Arial" w:hAnsi="Arial" w:cs="Arial"/>
          <w:sz w:val="24"/>
          <w:szCs w:val="24"/>
        </w:rPr>
      </w:pPr>
      <w:r w:rsidRPr="009D22EA">
        <w:rPr>
          <w:rFonts w:ascii="Arial" w:hAnsi="Arial" w:cs="Arial"/>
          <w:b/>
          <w:sz w:val="24"/>
          <w:szCs w:val="24"/>
          <w:highlight w:val="cyan"/>
        </w:rPr>
        <w:t xml:space="preserve">&lt;Título&gt; </w:t>
      </w:r>
      <w:r w:rsidR="002D24A9">
        <w:rPr>
          <w:rFonts w:ascii="Arial" w:hAnsi="Arial" w:cs="Arial"/>
          <w:sz w:val="24"/>
          <w:szCs w:val="24"/>
        </w:rPr>
        <w:t>Resultados</w:t>
      </w:r>
    </w:p>
    <w:p w14:paraId="3C371631" w14:textId="69032A81" w:rsidR="002D24A9" w:rsidRDefault="002D24A9" w:rsidP="002D24A9">
      <w:pPr>
        <w:pStyle w:val="NormalED"/>
      </w:pPr>
      <w:r>
        <w:t>Começaremos conhecendo a situação atual da empresa</w:t>
      </w:r>
      <w:r w:rsidR="00583CC5">
        <w:t>,</w:t>
      </w:r>
      <w:r>
        <w:t xml:space="preserve"> mensurando questões do cenário ou ambiente interno e externo.</w:t>
      </w:r>
    </w:p>
    <w:p w14:paraId="7C41BD0A" w14:textId="77777777" w:rsidR="002D24A9" w:rsidRDefault="002D24A9" w:rsidP="002D24A9">
      <w:pPr>
        <w:pStyle w:val="NormalED"/>
      </w:pPr>
      <w:r>
        <w:t>Antes do exemplo prático, vamos aos conceitos.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6"/>
        <w:gridCol w:w="5319"/>
      </w:tblGrid>
      <w:tr w:rsidR="002D24A9" w14:paraId="03B30CE4" w14:textId="77777777" w:rsidTr="00B146B2">
        <w:tc>
          <w:tcPr>
            <w:tcW w:w="3510" w:type="dxa"/>
            <w:shd w:val="clear" w:color="auto" w:fill="auto"/>
          </w:tcPr>
          <w:p w14:paraId="104B1701" w14:textId="77777777" w:rsidR="002D24A9" w:rsidRPr="0087672B" w:rsidRDefault="002D24A9" w:rsidP="00B146B2">
            <w:pPr>
              <w:spacing w:after="120" w:line="360" w:lineRule="auto"/>
              <w:rPr>
                <w:rFonts w:ascii="Arial" w:eastAsia="Arial" w:hAnsi="Arial" w:cs="Arial"/>
                <w:color w:val="000000"/>
                <w:sz w:val="24"/>
                <w:szCs w:val="24"/>
              </w:rPr>
            </w:pPr>
            <w:r w:rsidRPr="0087672B">
              <w:rPr>
                <w:rFonts w:ascii="Arial" w:eastAsia="Arial" w:hAnsi="Arial" w:cs="Arial"/>
                <w:color w:val="000000"/>
                <w:sz w:val="24"/>
                <w:szCs w:val="24"/>
                <w:highlight w:val="green"/>
              </w:rPr>
              <w:t>&lt;imagem ao lado do texto&gt;</w:t>
            </w:r>
          </w:p>
          <w:p w14:paraId="2BBE4D58" w14:textId="7777E5F4" w:rsidR="002D24A9" w:rsidRPr="0087672B" w:rsidRDefault="002D24A9" w:rsidP="00B146B2">
            <w:pPr>
              <w:spacing w:after="120" w:line="360" w:lineRule="auto"/>
              <w:rPr>
                <w:rFonts w:ascii="Arial" w:eastAsia="Arial" w:hAnsi="Arial" w:cs="Arial"/>
                <w:color w:val="000000"/>
                <w:sz w:val="24"/>
                <w:szCs w:val="24"/>
              </w:rPr>
            </w:pPr>
            <w:r>
              <w:rPr>
                <w:rFonts w:ascii="Arial" w:eastAsia="Arial" w:hAnsi="Arial" w:cs="Arial"/>
                <w:noProof/>
                <w:color w:val="000000"/>
                <w:sz w:val="24"/>
                <w:szCs w:val="24"/>
                <w:lang w:eastAsia="pt-BR"/>
              </w:rPr>
              <w:drawing>
                <wp:inline distT="0" distB="0" distL="0" distR="0" wp14:anchorId="4DBDA645" wp14:editId="20A48068">
                  <wp:extent cx="2372117" cy="158115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tyimages-1180182934-2048x2048.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72117" cy="1581150"/>
                          </a:xfrm>
                          <a:prstGeom prst="rect">
                            <a:avLst/>
                          </a:prstGeom>
                        </pic:spPr>
                      </pic:pic>
                    </a:graphicData>
                  </a:graphic>
                </wp:inline>
              </w:drawing>
            </w:r>
          </w:p>
          <w:p w14:paraId="3EA9E37D" w14:textId="760FD3D1" w:rsidR="002D24A9" w:rsidRPr="0087672B" w:rsidRDefault="002D24A9" w:rsidP="00B146B2">
            <w:pPr>
              <w:spacing w:after="120" w:line="360" w:lineRule="auto"/>
              <w:rPr>
                <w:rFonts w:ascii="Arial" w:eastAsia="Arial" w:hAnsi="Arial" w:cs="Arial"/>
                <w:color w:val="000000"/>
                <w:sz w:val="24"/>
                <w:szCs w:val="24"/>
                <w:highlight w:val="cyan"/>
              </w:rPr>
            </w:pPr>
            <w:r>
              <w:rPr>
                <w:rFonts w:ascii="Arial" w:eastAsia="Arial" w:hAnsi="Arial" w:cs="Arial"/>
                <w:color w:val="000000"/>
                <w:sz w:val="24"/>
                <w:szCs w:val="24"/>
                <w:highlight w:val="cyan"/>
              </w:rPr>
              <w:t>GettyImages</w:t>
            </w:r>
            <w:r w:rsidRPr="00D00E81">
              <w:rPr>
                <w:rFonts w:ascii="Arial" w:eastAsia="Arial" w:hAnsi="Arial" w:cs="Arial"/>
                <w:color w:val="000000"/>
                <w:sz w:val="24"/>
                <w:szCs w:val="24"/>
                <w:highlight w:val="cyan"/>
              </w:rPr>
              <w:t xml:space="preserve"> </w:t>
            </w:r>
            <w:r w:rsidRPr="00BD34C2">
              <w:rPr>
                <w:rFonts w:ascii="Arial" w:eastAsia="Arial" w:hAnsi="Arial" w:cs="Arial"/>
                <w:color w:val="000000"/>
                <w:sz w:val="24"/>
                <w:szCs w:val="24"/>
                <w:highlight w:val="cyan"/>
              </w:rPr>
              <w:t>ID 1180182934</w:t>
            </w:r>
          </w:p>
        </w:tc>
        <w:tc>
          <w:tcPr>
            <w:tcW w:w="5775" w:type="dxa"/>
            <w:shd w:val="clear" w:color="auto" w:fill="auto"/>
          </w:tcPr>
          <w:p w14:paraId="0C9FD8FD" w14:textId="6E69B141" w:rsidR="002D24A9" w:rsidRDefault="002D24A9" w:rsidP="002D24A9">
            <w:pPr>
              <w:pStyle w:val="NormalED"/>
              <w:spacing w:line="276" w:lineRule="auto"/>
            </w:pPr>
            <w:r w:rsidRPr="00342615">
              <w:rPr>
                <w:b/>
              </w:rPr>
              <w:t>Ambiente interno</w:t>
            </w:r>
            <w:r>
              <w:t xml:space="preserve"> é a realidade dentro de sua empresa. É algo que está dentro do poder de ação do empresário e seus gestores. </w:t>
            </w:r>
            <w:proofErr w:type="gramStart"/>
            <w:r>
              <w:t>Está</w:t>
            </w:r>
            <w:proofErr w:type="gramEnd"/>
            <w:r>
              <w:t xml:space="preserve"> relacionado aos colaboradores, recursos financeiros, processos, seu posicionamento no mercado, marketing e marketing digital, sua pro</w:t>
            </w:r>
            <w:r w:rsidR="00583CC5">
              <w:t>dução, matéria-prima, insumos,</w:t>
            </w:r>
            <w:r>
              <w:t xml:space="preserve"> etc. </w:t>
            </w:r>
          </w:p>
          <w:p w14:paraId="21DBAE1B" w14:textId="73A7EF9A" w:rsidR="002D24A9" w:rsidRPr="0087672B" w:rsidRDefault="002D24A9" w:rsidP="00B146B2">
            <w:pPr>
              <w:pBdr>
                <w:top w:val="nil"/>
                <w:left w:val="nil"/>
                <w:bottom w:val="nil"/>
                <w:right w:val="nil"/>
                <w:between w:val="nil"/>
              </w:pBdr>
              <w:spacing w:after="120"/>
              <w:rPr>
                <w:rFonts w:ascii="Arial" w:eastAsia="Arial" w:hAnsi="Arial" w:cs="Arial"/>
                <w:color w:val="000000"/>
                <w:sz w:val="24"/>
                <w:szCs w:val="24"/>
              </w:rPr>
            </w:pPr>
          </w:p>
        </w:tc>
      </w:tr>
    </w:tbl>
    <w:p w14:paraId="5ED4443F" w14:textId="77777777" w:rsidR="002D24A9" w:rsidRDefault="002D24A9" w:rsidP="002D24A9">
      <w:pPr>
        <w:pStyle w:val="NormalED"/>
      </w:pPr>
    </w:p>
    <w:p w14:paraId="159C44B5" w14:textId="77777777" w:rsidR="002D24A9" w:rsidRDefault="002D24A9" w:rsidP="00700BC4">
      <w:pPr>
        <w:pStyle w:val="SemEspaamento"/>
        <w:spacing w:line="276" w:lineRule="auto"/>
      </w:pPr>
      <w:r w:rsidRPr="002D24A9">
        <w:t>O autoconhecimento começa separando o ambiente interno em dois elementos</w:t>
      </w:r>
      <w:r>
        <w:t>:</w:t>
      </w:r>
    </w:p>
    <w:p w14:paraId="31C8364B" w14:textId="5640B027" w:rsidR="002D24A9" w:rsidRDefault="00BD34C2" w:rsidP="00BD34C2">
      <w:pPr>
        <w:pStyle w:val="SemEspaamento"/>
        <w:spacing w:line="276" w:lineRule="auto"/>
        <w:ind w:left="2160"/>
      </w:pPr>
      <w:r>
        <w:rPr>
          <w:noProof/>
        </w:rPr>
        <mc:AlternateContent>
          <mc:Choice Requires="wps">
            <w:drawing>
              <wp:anchor distT="0" distB="0" distL="114300" distR="114300" simplePos="0" relativeHeight="251671552" behindDoc="0" locked="0" layoutInCell="1" allowOverlap="1" wp14:anchorId="71923162" wp14:editId="055971BC">
                <wp:simplePos x="0" y="0"/>
                <wp:positionH relativeFrom="column">
                  <wp:posOffset>1026160</wp:posOffset>
                </wp:positionH>
                <wp:positionV relativeFrom="paragraph">
                  <wp:posOffset>286385</wp:posOffset>
                </wp:positionV>
                <wp:extent cx="276225" cy="0"/>
                <wp:effectExtent l="0" t="76200" r="28575" b="114300"/>
                <wp:wrapNone/>
                <wp:docPr id="16" name="Conector de seta reta 16"/>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5F2208A0" id="_x0000_t32" coordsize="21600,21600" o:spt="32" o:oned="t" path="m,l21600,21600e" filled="f">
                <v:path arrowok="t" fillok="f" o:connecttype="none"/>
                <o:lock v:ext="edit" shapetype="t"/>
              </v:shapetype>
              <v:shape id="Conector de seta reta 16" o:spid="_x0000_s1026" type="#_x0000_t32" style="position:absolute;margin-left:80.8pt;margin-top:22.55pt;width:21.7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" strokecolor="#4579b8 [3044]">
                <v:stroke endarrow="open"/>
              </v:shape>
            </w:pict>
          </mc:Fallback>
        </mc:AlternateContent>
      </w:r>
      <w:r>
        <w:rPr>
          <w:noProof/>
        </w:rPr>
        <mc:AlternateContent>
          <mc:Choice Requires="wps">
            <w:drawing>
              <wp:anchor distT="0" distB="0" distL="114300" distR="114300" simplePos="0" relativeHeight="251668480" behindDoc="0" locked="0" layoutInCell="1" allowOverlap="1" wp14:anchorId="4996E938" wp14:editId="24CB2A0C">
                <wp:simplePos x="0" y="0"/>
                <wp:positionH relativeFrom="column">
                  <wp:posOffset>-2540</wp:posOffset>
                </wp:positionH>
                <wp:positionV relativeFrom="paragraph">
                  <wp:posOffset>191135</wp:posOffset>
                </wp:positionV>
                <wp:extent cx="1095375" cy="266700"/>
                <wp:effectExtent l="0" t="0" r="28575" b="19050"/>
                <wp:wrapNone/>
                <wp:docPr id="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266700"/>
                        </a:xfrm>
                        <a:prstGeom prst="rect">
                          <a:avLst/>
                        </a:prstGeom>
                        <a:solidFill>
                          <a:srgbClr val="FFFFFF"/>
                        </a:solidFill>
                        <a:ln w="9525">
                          <a:solidFill>
                            <a:srgbClr val="000000"/>
                          </a:solidFill>
                          <a:miter lim="800000"/>
                          <a:headEnd/>
                          <a:tailEnd/>
                        </a:ln>
                      </wps:spPr>
                      <wps:txbx>
                        <w:txbxContent>
                          <w:p w14:paraId="2A7946AC" w14:textId="3D3E18D0" w:rsidR="0037253A" w:rsidRPr="00BD34C2" w:rsidRDefault="0037253A" w:rsidP="00BD34C2">
                            <w:pPr>
                              <w:jc w:val="center"/>
                              <w:rPr>
                                <w:rFonts w:ascii="Arial" w:hAnsi="Arial" w:cs="Arial"/>
                                <w:sz w:val="24"/>
                                <w:szCs w:val="24"/>
                              </w:rPr>
                            </w:pPr>
                            <w:r>
                              <w:rPr>
                                <w:rFonts w:ascii="Arial" w:hAnsi="Arial" w:cs="Arial"/>
                                <w:sz w:val="24"/>
                                <w:szCs w:val="24"/>
                              </w:rPr>
                              <w:t>F</w:t>
                            </w:r>
                            <w:r w:rsidRPr="00BD34C2">
                              <w:rPr>
                                <w:rFonts w:ascii="Arial" w:hAnsi="Arial" w:cs="Arial"/>
                                <w:sz w:val="24"/>
                                <w:szCs w:val="24"/>
                              </w:rPr>
                              <w:t>orças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96E938" id="_x0000_s1029" type="#_x0000_t202" style="position:absolute;left:0;text-align:left;margin-left:-.2pt;margin-top:15.05pt;width:86.25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">
                <v:textbox>
                  <w:txbxContent>
                    <w:p w14:paraId="2A7946AC" w14:textId="3D3E18D0" w:rsidR="00BD5BEF" w:rsidRPr="00BD34C2" w:rsidRDefault="00BD5BEF" w:rsidP="00BD34C2">
                      <w:pPr>
                        <w:jc w:val="center"/>
                        <w:rPr>
                          <w:rFonts w:ascii="Arial" w:hAnsi="Arial" w:cs="Arial"/>
                          <w:sz w:val="24"/>
                          <w:szCs w:val="24"/>
                        </w:rPr>
                      </w:pPr>
                      <w:r>
                        <w:rPr>
                          <w:rFonts w:ascii="Arial" w:hAnsi="Arial" w:cs="Arial"/>
                          <w:sz w:val="24"/>
                          <w:szCs w:val="24"/>
                        </w:rPr>
                        <w:t>F</w:t>
                      </w:r>
                      <w:r w:rsidRPr="00BD34C2">
                        <w:rPr>
                          <w:rFonts w:ascii="Arial" w:hAnsi="Arial" w:cs="Arial"/>
                          <w:sz w:val="24"/>
                          <w:szCs w:val="24"/>
                        </w:rPr>
                        <w:t>orças</w:t>
                      </w:r>
                    </w:p>
                  </w:txbxContent>
                </v:textbox>
              </v:shape>
            </w:pict>
          </mc:Fallback>
        </mc:AlternateContent>
      </w:r>
      <w:r>
        <w:t xml:space="preserve">                          </w:t>
      </w:r>
      <w:r>
        <w:br/>
      </w:r>
      <w:r w:rsidR="002D24A9" w:rsidRPr="002D24A9">
        <w:t>o que minha empresa tem de bom</w:t>
      </w:r>
      <w:r>
        <w:t>.</w:t>
      </w:r>
    </w:p>
    <w:p w14:paraId="040FD972" w14:textId="3A2BF290" w:rsidR="00BD34C2" w:rsidRDefault="00BD34C2" w:rsidP="00BD34C2">
      <w:pPr>
        <w:pStyle w:val="SemEspaamento"/>
        <w:spacing w:line="276" w:lineRule="auto"/>
      </w:pPr>
      <w:r>
        <w:rPr>
          <w:noProof/>
        </w:rPr>
        <mc:AlternateContent>
          <mc:Choice Requires="wps">
            <w:drawing>
              <wp:anchor distT="0" distB="0" distL="114300" distR="114300" simplePos="0" relativeHeight="251670528" behindDoc="0" locked="0" layoutInCell="1" allowOverlap="1" wp14:anchorId="0A37EBE8" wp14:editId="1A4CE84E">
                <wp:simplePos x="0" y="0"/>
                <wp:positionH relativeFrom="column">
                  <wp:posOffset>-2540</wp:posOffset>
                </wp:positionH>
                <wp:positionV relativeFrom="paragraph">
                  <wp:posOffset>243840</wp:posOffset>
                </wp:positionV>
                <wp:extent cx="1095375" cy="266700"/>
                <wp:effectExtent l="0" t="0" r="28575" b="19050"/>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266700"/>
                        </a:xfrm>
                        <a:prstGeom prst="rect">
                          <a:avLst/>
                        </a:prstGeom>
                        <a:solidFill>
                          <a:srgbClr val="FFFFFF"/>
                        </a:solidFill>
                        <a:ln w="9525">
                          <a:solidFill>
                            <a:srgbClr val="000000"/>
                          </a:solidFill>
                          <a:miter lim="800000"/>
                          <a:headEnd/>
                          <a:tailEnd/>
                        </a:ln>
                      </wps:spPr>
                      <wps:txbx>
                        <w:txbxContent>
                          <w:p w14:paraId="3C45FEAF" w14:textId="4194E274" w:rsidR="0037253A" w:rsidRPr="00BD34C2" w:rsidRDefault="0037253A" w:rsidP="00BD34C2">
                            <w:pPr>
                              <w:jc w:val="center"/>
                              <w:rPr>
                                <w:rFonts w:ascii="Arial" w:hAnsi="Arial" w:cs="Arial"/>
                                <w:sz w:val="24"/>
                                <w:szCs w:val="24"/>
                              </w:rPr>
                            </w:pPr>
                            <w:r>
                              <w:rPr>
                                <w:rFonts w:ascii="Arial" w:hAnsi="Arial" w:cs="Arial"/>
                                <w:sz w:val="24"/>
                                <w:szCs w:val="24"/>
                              </w:rPr>
                              <w:t>F</w:t>
                            </w:r>
                            <w:r w:rsidRPr="00BD34C2">
                              <w:rPr>
                                <w:rFonts w:ascii="Arial" w:hAnsi="Arial" w:cs="Arial"/>
                                <w:sz w:val="24"/>
                                <w:szCs w:val="24"/>
                              </w:rPr>
                              <w:t>raqueza</w:t>
                            </w:r>
                            <w:r>
                              <w:rPr>
                                <w:rFonts w:ascii="Arial" w:hAnsi="Arial" w:cs="Arial"/>
                                <w:sz w:val="24"/>
                                <w:szCs w:val="24"/>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A37EBE8" id="_x0000_s1030" type="#_x0000_t202" style="position:absolute;margin-left:-.2pt;margin-top:19.2pt;width:86.2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">
                <v:textbox>
                  <w:txbxContent>
                    <w:p w14:paraId="3C45FEAF" w14:textId="4194E274" w:rsidR="00BD5BEF" w:rsidRPr="00BD34C2" w:rsidRDefault="00BD5BEF" w:rsidP="00BD34C2">
                      <w:pPr>
                        <w:jc w:val="center"/>
                        <w:rPr>
                          <w:rFonts w:ascii="Arial" w:hAnsi="Arial" w:cs="Arial"/>
                          <w:sz w:val="24"/>
                          <w:szCs w:val="24"/>
                        </w:rPr>
                      </w:pPr>
                      <w:r>
                        <w:rPr>
                          <w:rFonts w:ascii="Arial" w:hAnsi="Arial" w:cs="Arial"/>
                          <w:sz w:val="24"/>
                          <w:szCs w:val="24"/>
                        </w:rPr>
                        <w:t>F</w:t>
                      </w:r>
                      <w:r w:rsidRPr="00BD34C2">
                        <w:rPr>
                          <w:rFonts w:ascii="Arial" w:hAnsi="Arial" w:cs="Arial"/>
                          <w:sz w:val="24"/>
                          <w:szCs w:val="24"/>
                        </w:rPr>
                        <w:t>raqueza</w:t>
                      </w:r>
                      <w:r>
                        <w:rPr>
                          <w:rFonts w:ascii="Arial" w:hAnsi="Arial" w:cs="Arial"/>
                          <w:sz w:val="24"/>
                          <w:szCs w:val="24"/>
                        </w:rPr>
                        <w:t>s</w:t>
                      </w:r>
                    </w:p>
                  </w:txbxContent>
                </v:textbox>
              </v:shape>
            </w:pict>
          </mc:Fallback>
        </mc:AlternateContent>
      </w:r>
    </w:p>
    <w:p w14:paraId="602EF492" w14:textId="0AB2B86A" w:rsidR="002D24A9" w:rsidRDefault="00BD34C2" w:rsidP="00BD34C2">
      <w:pPr>
        <w:pStyle w:val="SemEspaamento"/>
        <w:spacing w:line="276" w:lineRule="auto"/>
        <w:ind w:left="1440" w:firstLine="720"/>
      </w:pPr>
      <w:r>
        <w:rPr>
          <w:noProof/>
        </w:rPr>
        <mc:AlternateContent>
          <mc:Choice Requires="wps">
            <w:drawing>
              <wp:anchor distT="0" distB="0" distL="114300" distR="114300" simplePos="0" relativeHeight="251673600" behindDoc="0" locked="0" layoutInCell="1" allowOverlap="1" wp14:anchorId="58657DF4" wp14:editId="536CE7C0">
                <wp:simplePos x="0" y="0"/>
                <wp:positionH relativeFrom="column">
                  <wp:posOffset>1026160</wp:posOffset>
                </wp:positionH>
                <wp:positionV relativeFrom="paragraph">
                  <wp:posOffset>110490</wp:posOffset>
                </wp:positionV>
                <wp:extent cx="276225" cy="0"/>
                <wp:effectExtent l="0" t="76200" r="28575" b="114300"/>
                <wp:wrapNone/>
                <wp:docPr id="20" name="Conector de seta reta 20"/>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3CCD8D8" id="Conector de seta reta 20" o:spid="_x0000_s1026" type="#_x0000_t32" style="position:absolute;margin-left:80.8pt;margin-top:8.7pt;width:21.7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" strokecolor="#4579b8 [3044]">
                <v:stroke endarrow="open"/>
              </v:shape>
            </w:pict>
          </mc:Fallback>
        </mc:AlternateContent>
      </w:r>
      <w:r w:rsidR="002D24A9" w:rsidRPr="002D24A9">
        <w:t>tudo a</w:t>
      </w:r>
      <w:r w:rsidR="002D24A9">
        <w:t>quilo que precisamos melhorar.</w:t>
      </w:r>
    </w:p>
    <w:p w14:paraId="16752AF5" w14:textId="77777777" w:rsidR="00BD34C2" w:rsidRDefault="00BD34C2" w:rsidP="00700BC4">
      <w:pPr>
        <w:pStyle w:val="SemEspaamento"/>
        <w:spacing w:line="276" w:lineRule="auto"/>
      </w:pPr>
    </w:p>
    <w:p w14:paraId="393A269D" w14:textId="1702DFB5" w:rsidR="00700BC4" w:rsidRDefault="002D24A9" w:rsidP="00700BC4">
      <w:pPr>
        <w:pStyle w:val="SemEspaamento"/>
        <w:spacing w:line="276" w:lineRule="auto"/>
      </w:pPr>
      <w:r w:rsidRPr="002D24A9">
        <w:t>Neste ambiente a empr</w:t>
      </w:r>
      <w:r w:rsidR="00583CC5">
        <w:t>esa tem controle sobre as ações</w:t>
      </w:r>
      <w:r w:rsidRPr="002D24A9">
        <w:t xml:space="preserve"> e </w:t>
      </w:r>
      <w:proofErr w:type="gramStart"/>
      <w:r w:rsidRPr="002D24A9">
        <w:t>consegue</w:t>
      </w:r>
      <w:r w:rsidR="00583CC5">
        <w:t>,</w:t>
      </w:r>
      <w:proofErr w:type="gramEnd"/>
      <w:r w:rsidRPr="002D24A9">
        <w:t xml:space="preserve"> desde que tenha ge</w:t>
      </w:r>
      <w:r w:rsidR="00583CC5">
        <w:t>stão</w:t>
      </w:r>
      <w:r w:rsidRPr="002D24A9">
        <w:t>, tomar decisão para minimizar as fraquezas e potencializar suas forças.</w:t>
      </w:r>
    </w:p>
    <w:p w14:paraId="03A926F5" w14:textId="47F853EE" w:rsidR="002D24A9" w:rsidRDefault="002D24A9" w:rsidP="00700BC4">
      <w:pPr>
        <w:pStyle w:val="SemEspaamento"/>
        <w:spacing w:line="276" w:lineRule="auto"/>
      </w:pPr>
      <w:r>
        <w:t>Agora vamos ver isso na prática?</w:t>
      </w:r>
    </w:p>
    <w:tbl>
      <w:tblPr>
        <w:tblStyle w:val="Tabelacomgrade"/>
        <w:tblW w:w="0" w:type="auto"/>
        <w:tblLook w:val="04A0" w:firstRow="1" w:lastRow="0" w:firstColumn="1" w:lastColumn="0" w:noHBand="0" w:noVBand="1"/>
      </w:tblPr>
      <w:tblGrid>
        <w:gridCol w:w="9209"/>
      </w:tblGrid>
      <w:tr w:rsidR="002D24A9" w14:paraId="31D64BDF" w14:textId="77777777" w:rsidTr="00B146B2">
        <w:tc>
          <w:tcPr>
            <w:tcW w:w="9209" w:type="dxa"/>
          </w:tcPr>
          <w:p w14:paraId="32D50966" w14:textId="726690FF" w:rsidR="002D24A9" w:rsidRDefault="002D24A9" w:rsidP="002D24A9">
            <w:pPr>
              <w:spacing w:before="240" w:after="240"/>
              <w:rPr>
                <w:rFonts w:ascii="Arial" w:eastAsia="Arial" w:hAnsi="Arial" w:cs="Arial"/>
                <w:bCs/>
                <w:sz w:val="24"/>
                <w:szCs w:val="24"/>
              </w:rPr>
            </w:pPr>
            <w:r w:rsidRPr="009658B9">
              <w:rPr>
                <w:rFonts w:ascii="Arial" w:eastAsia="Arial" w:hAnsi="Arial" w:cs="Arial"/>
                <w:color w:val="000000"/>
                <w:sz w:val="24"/>
                <w:szCs w:val="24"/>
                <w:highlight w:val="green"/>
              </w:rPr>
              <w:t xml:space="preserve">&lt;Recurso Educacional </w:t>
            </w:r>
            <w:r w:rsidRPr="009658B9">
              <w:rPr>
                <w:rFonts w:ascii="Arial" w:eastAsia="Arial" w:hAnsi="Arial" w:cs="Arial"/>
                <w:b/>
                <w:color w:val="000000"/>
                <w:sz w:val="24"/>
                <w:szCs w:val="24"/>
                <w:highlight w:val="green"/>
              </w:rPr>
              <w:t>“</w:t>
            </w:r>
            <w:r>
              <w:rPr>
                <w:rFonts w:ascii="Arial" w:eastAsia="Arial" w:hAnsi="Arial" w:cs="Arial"/>
                <w:b/>
                <w:color w:val="000000"/>
                <w:sz w:val="24"/>
                <w:szCs w:val="24"/>
                <w:highlight w:val="green"/>
              </w:rPr>
              <w:t>Mão na massa</w:t>
            </w:r>
            <w:r w:rsidRPr="009658B9">
              <w:rPr>
                <w:rFonts w:ascii="Arial" w:eastAsia="Arial" w:hAnsi="Arial" w:cs="Arial"/>
                <w:b/>
                <w:color w:val="000000"/>
                <w:sz w:val="24"/>
                <w:szCs w:val="24"/>
                <w:highlight w:val="green"/>
              </w:rPr>
              <w:t>”</w:t>
            </w:r>
            <w:r w:rsidRPr="009658B9">
              <w:rPr>
                <w:rFonts w:ascii="Arial" w:eastAsia="Arial" w:hAnsi="Arial" w:cs="Arial"/>
                <w:color w:val="000000"/>
                <w:sz w:val="24"/>
                <w:szCs w:val="24"/>
                <w:highlight w:val="green"/>
              </w:rPr>
              <w:t>&gt;</w:t>
            </w:r>
          </w:p>
        </w:tc>
      </w:tr>
      <w:tr w:rsidR="002D24A9" w14:paraId="23DC7D92" w14:textId="77777777" w:rsidTr="00B146B2">
        <w:tc>
          <w:tcPr>
            <w:tcW w:w="9209" w:type="dxa"/>
          </w:tcPr>
          <w:p w14:paraId="16130E93" w14:textId="595C3A1D" w:rsidR="002D24A9" w:rsidRDefault="00583CC5" w:rsidP="00B146B2">
            <w:pPr>
              <w:pStyle w:val="SemEspaamento"/>
              <w:spacing w:line="276" w:lineRule="auto"/>
              <w:rPr>
                <w:bCs/>
                <w:szCs w:val="24"/>
              </w:rPr>
            </w:pPr>
            <w:r>
              <w:rPr>
                <w:bCs/>
                <w:szCs w:val="24"/>
              </w:rPr>
              <w:t>Responda à</w:t>
            </w:r>
            <w:r w:rsidR="002D24A9" w:rsidRPr="002D24A9">
              <w:rPr>
                <w:bCs/>
                <w:szCs w:val="24"/>
              </w:rPr>
              <w:t>s questões abaixo, seja realista e considere a situação atual da empresa e não a desejada.</w:t>
            </w:r>
          </w:p>
          <w:tbl>
            <w:tblPr>
              <w:tblW w:w="8926" w:type="dxa"/>
              <w:tblCellMar>
                <w:left w:w="70" w:type="dxa"/>
                <w:right w:w="70" w:type="dxa"/>
              </w:tblCellMar>
              <w:tblLook w:val="04A0" w:firstRow="1" w:lastRow="0" w:firstColumn="1" w:lastColumn="0" w:noHBand="0" w:noVBand="1"/>
            </w:tblPr>
            <w:tblGrid>
              <w:gridCol w:w="6941"/>
              <w:gridCol w:w="992"/>
              <w:gridCol w:w="993"/>
            </w:tblGrid>
            <w:tr w:rsidR="002D24A9" w:rsidRPr="00D842EE" w14:paraId="21EAE7A4" w14:textId="77777777" w:rsidTr="002D24A9">
              <w:trPr>
                <w:trHeight w:val="300"/>
              </w:trPr>
              <w:tc>
                <w:tcPr>
                  <w:tcW w:w="694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D5805B6" w14:textId="77777777" w:rsidR="002D24A9" w:rsidRPr="002D24A9" w:rsidRDefault="002D24A9" w:rsidP="00B146B2">
                  <w:pPr>
                    <w:spacing w:after="0" w:line="240" w:lineRule="auto"/>
                    <w:jc w:val="center"/>
                    <w:rPr>
                      <w:rFonts w:ascii="Arial" w:eastAsia="Times New Roman" w:hAnsi="Arial" w:cs="Arial"/>
                      <w:b/>
                      <w:bCs/>
                      <w:color w:val="000000"/>
                      <w:sz w:val="24"/>
                      <w:szCs w:val="24"/>
                      <w:lang w:eastAsia="pt-BR"/>
                    </w:rPr>
                  </w:pPr>
                  <w:r w:rsidRPr="002D24A9">
                    <w:rPr>
                      <w:rFonts w:ascii="Arial" w:eastAsia="Times New Roman" w:hAnsi="Arial" w:cs="Arial"/>
                      <w:b/>
                      <w:bCs/>
                      <w:color w:val="000000"/>
                      <w:sz w:val="24"/>
                      <w:szCs w:val="24"/>
                      <w:lang w:eastAsia="pt-BR"/>
                    </w:rPr>
                    <w:t>Situação atual</w:t>
                  </w:r>
                </w:p>
              </w:tc>
              <w:tc>
                <w:tcPr>
                  <w:tcW w:w="992" w:type="dxa"/>
                  <w:tcBorders>
                    <w:top w:val="single" w:sz="4" w:space="0" w:color="auto"/>
                    <w:left w:val="nil"/>
                    <w:bottom w:val="single" w:sz="4" w:space="0" w:color="auto"/>
                    <w:right w:val="single" w:sz="4" w:space="0" w:color="auto"/>
                  </w:tcBorders>
                  <w:shd w:val="clear" w:color="000000" w:fill="FFFFFF"/>
                  <w:noWrap/>
                  <w:vAlign w:val="bottom"/>
                  <w:hideMark/>
                </w:tcPr>
                <w:p w14:paraId="74DFEBEF" w14:textId="77777777" w:rsidR="002D24A9" w:rsidRPr="002D24A9" w:rsidRDefault="002D24A9" w:rsidP="00B146B2">
                  <w:pPr>
                    <w:spacing w:after="0" w:line="240" w:lineRule="auto"/>
                    <w:jc w:val="center"/>
                    <w:rPr>
                      <w:rFonts w:ascii="Arial" w:eastAsia="Times New Roman" w:hAnsi="Arial" w:cs="Arial"/>
                      <w:b/>
                      <w:bCs/>
                      <w:color w:val="000000"/>
                      <w:sz w:val="24"/>
                      <w:szCs w:val="24"/>
                      <w:lang w:eastAsia="pt-BR"/>
                    </w:rPr>
                  </w:pPr>
                  <w:r w:rsidRPr="002D24A9">
                    <w:rPr>
                      <w:rFonts w:ascii="Arial" w:eastAsia="Times New Roman" w:hAnsi="Arial" w:cs="Arial"/>
                      <w:b/>
                      <w:bCs/>
                      <w:color w:val="000000"/>
                      <w:sz w:val="24"/>
                      <w:szCs w:val="24"/>
                      <w:lang w:eastAsia="pt-BR"/>
                    </w:rPr>
                    <w:t>SIM</w:t>
                  </w:r>
                </w:p>
              </w:tc>
              <w:tc>
                <w:tcPr>
                  <w:tcW w:w="993" w:type="dxa"/>
                  <w:tcBorders>
                    <w:top w:val="single" w:sz="4" w:space="0" w:color="auto"/>
                    <w:left w:val="nil"/>
                    <w:bottom w:val="single" w:sz="4" w:space="0" w:color="auto"/>
                    <w:right w:val="single" w:sz="4" w:space="0" w:color="auto"/>
                  </w:tcBorders>
                  <w:shd w:val="clear" w:color="000000" w:fill="FFFFFF"/>
                  <w:noWrap/>
                  <w:vAlign w:val="bottom"/>
                  <w:hideMark/>
                </w:tcPr>
                <w:p w14:paraId="4D6B2157" w14:textId="77777777" w:rsidR="002D24A9" w:rsidRPr="002D24A9" w:rsidRDefault="002D24A9" w:rsidP="00B146B2">
                  <w:pPr>
                    <w:spacing w:after="0" w:line="240" w:lineRule="auto"/>
                    <w:jc w:val="center"/>
                    <w:rPr>
                      <w:rFonts w:ascii="Arial" w:eastAsia="Times New Roman" w:hAnsi="Arial" w:cs="Arial"/>
                      <w:b/>
                      <w:bCs/>
                      <w:color w:val="000000"/>
                      <w:sz w:val="24"/>
                      <w:szCs w:val="24"/>
                      <w:lang w:eastAsia="pt-BR"/>
                    </w:rPr>
                  </w:pPr>
                  <w:r w:rsidRPr="002D24A9">
                    <w:rPr>
                      <w:rFonts w:ascii="Arial" w:eastAsia="Times New Roman" w:hAnsi="Arial" w:cs="Arial"/>
                      <w:b/>
                      <w:bCs/>
                      <w:color w:val="000000"/>
                      <w:sz w:val="24"/>
                      <w:szCs w:val="24"/>
                      <w:lang w:eastAsia="pt-BR"/>
                    </w:rPr>
                    <w:t>NÃO</w:t>
                  </w:r>
                </w:p>
              </w:tc>
            </w:tr>
            <w:tr w:rsidR="002D24A9" w:rsidRPr="00D842EE" w14:paraId="44F42D31" w14:textId="77777777" w:rsidTr="002D24A9">
              <w:trPr>
                <w:trHeight w:val="300"/>
              </w:trPr>
              <w:tc>
                <w:tcPr>
                  <w:tcW w:w="6941" w:type="dxa"/>
                  <w:tcBorders>
                    <w:top w:val="nil"/>
                    <w:left w:val="single" w:sz="4" w:space="0" w:color="auto"/>
                    <w:bottom w:val="single" w:sz="4" w:space="0" w:color="auto"/>
                    <w:right w:val="single" w:sz="4" w:space="0" w:color="auto"/>
                  </w:tcBorders>
                  <w:shd w:val="clear" w:color="000000" w:fill="FFFFFF"/>
                  <w:vAlign w:val="center"/>
                  <w:hideMark/>
                </w:tcPr>
                <w:p w14:paraId="4BC53AAC"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Existe reconhecimento da marca no mercado?</w:t>
                  </w:r>
                </w:p>
              </w:tc>
              <w:tc>
                <w:tcPr>
                  <w:tcW w:w="992" w:type="dxa"/>
                  <w:tcBorders>
                    <w:top w:val="nil"/>
                    <w:left w:val="nil"/>
                    <w:bottom w:val="single" w:sz="4" w:space="0" w:color="auto"/>
                    <w:right w:val="single" w:sz="4" w:space="0" w:color="auto"/>
                  </w:tcBorders>
                  <w:shd w:val="clear" w:color="000000" w:fill="FFFFFF"/>
                  <w:noWrap/>
                  <w:vAlign w:val="bottom"/>
                  <w:hideMark/>
                </w:tcPr>
                <w:p w14:paraId="6868A5E2"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c>
                <w:tcPr>
                  <w:tcW w:w="993" w:type="dxa"/>
                  <w:tcBorders>
                    <w:top w:val="nil"/>
                    <w:left w:val="nil"/>
                    <w:bottom w:val="single" w:sz="4" w:space="0" w:color="auto"/>
                    <w:right w:val="single" w:sz="4" w:space="0" w:color="auto"/>
                  </w:tcBorders>
                  <w:shd w:val="clear" w:color="000000" w:fill="FFFFFF"/>
                  <w:vAlign w:val="center"/>
                  <w:hideMark/>
                </w:tcPr>
                <w:p w14:paraId="11B0C14C" w14:textId="77777777" w:rsidR="002D24A9" w:rsidRPr="002D24A9" w:rsidRDefault="002D24A9" w:rsidP="002D24A9">
                  <w:pPr>
                    <w:spacing w:after="0" w:line="240" w:lineRule="auto"/>
                    <w:ind w:firstLineChars="200" w:firstLine="480"/>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r>
            <w:tr w:rsidR="002D24A9" w:rsidRPr="00D842EE" w14:paraId="689A48B6" w14:textId="77777777" w:rsidTr="002D24A9">
              <w:trPr>
                <w:trHeight w:val="300"/>
              </w:trPr>
              <w:tc>
                <w:tcPr>
                  <w:tcW w:w="6941" w:type="dxa"/>
                  <w:tcBorders>
                    <w:top w:val="nil"/>
                    <w:left w:val="single" w:sz="4" w:space="0" w:color="auto"/>
                    <w:bottom w:val="single" w:sz="4" w:space="0" w:color="auto"/>
                    <w:right w:val="single" w:sz="4" w:space="0" w:color="auto"/>
                  </w:tcBorders>
                  <w:shd w:val="clear" w:color="000000" w:fill="FFFFFF"/>
                  <w:vAlign w:val="center"/>
                  <w:hideMark/>
                </w:tcPr>
                <w:p w14:paraId="66768D8F"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xml:space="preserve">A infraestrutura atende às necessidades? </w:t>
                  </w:r>
                </w:p>
              </w:tc>
              <w:tc>
                <w:tcPr>
                  <w:tcW w:w="992" w:type="dxa"/>
                  <w:tcBorders>
                    <w:top w:val="nil"/>
                    <w:left w:val="nil"/>
                    <w:bottom w:val="single" w:sz="4" w:space="0" w:color="auto"/>
                    <w:right w:val="single" w:sz="4" w:space="0" w:color="auto"/>
                  </w:tcBorders>
                  <w:shd w:val="clear" w:color="000000" w:fill="FFFFFF"/>
                  <w:noWrap/>
                  <w:vAlign w:val="bottom"/>
                  <w:hideMark/>
                </w:tcPr>
                <w:p w14:paraId="6D21A234"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c>
                <w:tcPr>
                  <w:tcW w:w="993" w:type="dxa"/>
                  <w:tcBorders>
                    <w:top w:val="nil"/>
                    <w:left w:val="nil"/>
                    <w:bottom w:val="single" w:sz="4" w:space="0" w:color="auto"/>
                    <w:right w:val="single" w:sz="4" w:space="0" w:color="auto"/>
                  </w:tcBorders>
                  <w:shd w:val="clear" w:color="000000" w:fill="FFFFFF"/>
                  <w:vAlign w:val="center"/>
                  <w:hideMark/>
                </w:tcPr>
                <w:p w14:paraId="3E589D60" w14:textId="77777777" w:rsidR="002D24A9" w:rsidRPr="002D24A9" w:rsidRDefault="002D24A9" w:rsidP="002D24A9">
                  <w:pPr>
                    <w:spacing w:after="0" w:line="240" w:lineRule="auto"/>
                    <w:ind w:firstLineChars="200" w:firstLine="480"/>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r>
            <w:tr w:rsidR="002D24A9" w:rsidRPr="00D842EE" w14:paraId="5BD597DD" w14:textId="77777777" w:rsidTr="002D24A9">
              <w:trPr>
                <w:trHeight w:val="300"/>
              </w:trPr>
              <w:tc>
                <w:tcPr>
                  <w:tcW w:w="6941" w:type="dxa"/>
                  <w:tcBorders>
                    <w:top w:val="nil"/>
                    <w:left w:val="single" w:sz="4" w:space="0" w:color="auto"/>
                    <w:bottom w:val="single" w:sz="4" w:space="0" w:color="auto"/>
                    <w:right w:val="single" w:sz="4" w:space="0" w:color="auto"/>
                  </w:tcBorders>
                  <w:shd w:val="clear" w:color="000000" w:fill="FFFFFF"/>
                  <w:vAlign w:val="center"/>
                  <w:hideMark/>
                </w:tcPr>
                <w:p w14:paraId="01E449FC"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xml:space="preserve">A localização da empresa é boa? </w:t>
                  </w:r>
                </w:p>
              </w:tc>
              <w:tc>
                <w:tcPr>
                  <w:tcW w:w="992" w:type="dxa"/>
                  <w:tcBorders>
                    <w:top w:val="nil"/>
                    <w:left w:val="nil"/>
                    <w:bottom w:val="single" w:sz="4" w:space="0" w:color="auto"/>
                    <w:right w:val="single" w:sz="4" w:space="0" w:color="auto"/>
                  </w:tcBorders>
                  <w:shd w:val="clear" w:color="000000" w:fill="FFFFFF"/>
                  <w:noWrap/>
                  <w:vAlign w:val="bottom"/>
                  <w:hideMark/>
                </w:tcPr>
                <w:p w14:paraId="2DF6F02F"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c>
                <w:tcPr>
                  <w:tcW w:w="993" w:type="dxa"/>
                  <w:tcBorders>
                    <w:top w:val="nil"/>
                    <w:left w:val="nil"/>
                    <w:bottom w:val="single" w:sz="4" w:space="0" w:color="auto"/>
                    <w:right w:val="single" w:sz="4" w:space="0" w:color="auto"/>
                  </w:tcBorders>
                  <w:shd w:val="clear" w:color="000000" w:fill="FFFFFF"/>
                  <w:vAlign w:val="center"/>
                  <w:hideMark/>
                </w:tcPr>
                <w:p w14:paraId="75691849" w14:textId="77777777" w:rsidR="002D24A9" w:rsidRPr="002D24A9" w:rsidRDefault="002D24A9" w:rsidP="002D24A9">
                  <w:pPr>
                    <w:spacing w:after="0" w:line="240" w:lineRule="auto"/>
                    <w:ind w:firstLineChars="200" w:firstLine="480"/>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r>
            <w:tr w:rsidR="002D24A9" w:rsidRPr="00D842EE" w14:paraId="08E832B6" w14:textId="77777777" w:rsidTr="002D24A9">
              <w:trPr>
                <w:trHeight w:val="300"/>
              </w:trPr>
              <w:tc>
                <w:tcPr>
                  <w:tcW w:w="6941" w:type="dxa"/>
                  <w:tcBorders>
                    <w:top w:val="nil"/>
                    <w:left w:val="single" w:sz="4" w:space="0" w:color="auto"/>
                    <w:bottom w:val="single" w:sz="4" w:space="0" w:color="auto"/>
                    <w:right w:val="single" w:sz="4" w:space="0" w:color="auto"/>
                  </w:tcBorders>
                  <w:shd w:val="clear" w:color="000000" w:fill="FFFFFF"/>
                  <w:vAlign w:val="center"/>
                  <w:hideMark/>
                </w:tcPr>
                <w:p w14:paraId="2C2FCFFB"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O produto possui qualidade?</w:t>
                  </w:r>
                </w:p>
              </w:tc>
              <w:tc>
                <w:tcPr>
                  <w:tcW w:w="992" w:type="dxa"/>
                  <w:tcBorders>
                    <w:top w:val="nil"/>
                    <w:left w:val="nil"/>
                    <w:bottom w:val="single" w:sz="4" w:space="0" w:color="auto"/>
                    <w:right w:val="single" w:sz="4" w:space="0" w:color="auto"/>
                  </w:tcBorders>
                  <w:shd w:val="clear" w:color="000000" w:fill="FFFFFF"/>
                  <w:noWrap/>
                  <w:vAlign w:val="bottom"/>
                  <w:hideMark/>
                </w:tcPr>
                <w:p w14:paraId="414A89BB"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c>
                <w:tcPr>
                  <w:tcW w:w="993" w:type="dxa"/>
                  <w:tcBorders>
                    <w:top w:val="nil"/>
                    <w:left w:val="nil"/>
                    <w:bottom w:val="single" w:sz="4" w:space="0" w:color="auto"/>
                    <w:right w:val="single" w:sz="4" w:space="0" w:color="auto"/>
                  </w:tcBorders>
                  <w:shd w:val="clear" w:color="000000" w:fill="FFFFFF"/>
                  <w:vAlign w:val="center"/>
                  <w:hideMark/>
                </w:tcPr>
                <w:p w14:paraId="63929197" w14:textId="77777777" w:rsidR="002D24A9" w:rsidRPr="002D24A9" w:rsidRDefault="002D24A9" w:rsidP="002D24A9">
                  <w:pPr>
                    <w:spacing w:after="0" w:line="240" w:lineRule="auto"/>
                    <w:ind w:firstLineChars="200" w:firstLine="480"/>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r>
            <w:tr w:rsidR="002D24A9" w:rsidRPr="00D842EE" w14:paraId="1B710043" w14:textId="77777777" w:rsidTr="002D24A9">
              <w:trPr>
                <w:trHeight w:val="300"/>
              </w:trPr>
              <w:tc>
                <w:tcPr>
                  <w:tcW w:w="6941" w:type="dxa"/>
                  <w:tcBorders>
                    <w:top w:val="nil"/>
                    <w:left w:val="single" w:sz="4" w:space="0" w:color="auto"/>
                    <w:bottom w:val="single" w:sz="4" w:space="0" w:color="auto"/>
                    <w:right w:val="single" w:sz="4" w:space="0" w:color="auto"/>
                  </w:tcBorders>
                  <w:shd w:val="clear" w:color="000000" w:fill="FFFFFF"/>
                  <w:vAlign w:val="center"/>
                  <w:hideMark/>
                </w:tcPr>
                <w:p w14:paraId="4EEE3653"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lastRenderedPageBreak/>
                    <w:t xml:space="preserve">Existe recursos financeiros para todas as atividades? </w:t>
                  </w:r>
                </w:p>
              </w:tc>
              <w:tc>
                <w:tcPr>
                  <w:tcW w:w="992" w:type="dxa"/>
                  <w:tcBorders>
                    <w:top w:val="nil"/>
                    <w:left w:val="nil"/>
                    <w:bottom w:val="single" w:sz="4" w:space="0" w:color="auto"/>
                    <w:right w:val="single" w:sz="4" w:space="0" w:color="auto"/>
                  </w:tcBorders>
                  <w:shd w:val="clear" w:color="000000" w:fill="FFFFFF"/>
                  <w:noWrap/>
                  <w:vAlign w:val="bottom"/>
                  <w:hideMark/>
                </w:tcPr>
                <w:p w14:paraId="23A6EF90"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c>
                <w:tcPr>
                  <w:tcW w:w="993" w:type="dxa"/>
                  <w:tcBorders>
                    <w:top w:val="nil"/>
                    <w:left w:val="nil"/>
                    <w:bottom w:val="single" w:sz="4" w:space="0" w:color="auto"/>
                    <w:right w:val="single" w:sz="4" w:space="0" w:color="auto"/>
                  </w:tcBorders>
                  <w:shd w:val="clear" w:color="000000" w:fill="FFFFFF"/>
                  <w:vAlign w:val="center"/>
                  <w:hideMark/>
                </w:tcPr>
                <w:p w14:paraId="56411FE2" w14:textId="77777777" w:rsidR="002D24A9" w:rsidRPr="002D24A9" w:rsidRDefault="002D24A9" w:rsidP="002D24A9">
                  <w:pPr>
                    <w:spacing w:after="0" w:line="240" w:lineRule="auto"/>
                    <w:ind w:firstLineChars="200" w:firstLine="480"/>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r>
            <w:tr w:rsidR="002D24A9" w:rsidRPr="00D842EE" w14:paraId="41C3DFA7" w14:textId="77777777" w:rsidTr="002D24A9">
              <w:trPr>
                <w:trHeight w:val="300"/>
              </w:trPr>
              <w:tc>
                <w:tcPr>
                  <w:tcW w:w="6941" w:type="dxa"/>
                  <w:tcBorders>
                    <w:top w:val="nil"/>
                    <w:left w:val="single" w:sz="4" w:space="0" w:color="auto"/>
                    <w:bottom w:val="single" w:sz="4" w:space="0" w:color="auto"/>
                    <w:right w:val="single" w:sz="4" w:space="0" w:color="auto"/>
                  </w:tcBorders>
                  <w:shd w:val="clear" w:color="000000" w:fill="FFFFFF"/>
                  <w:vAlign w:val="center"/>
                  <w:hideMark/>
                </w:tcPr>
                <w:p w14:paraId="5923D80A"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O portfólio de produtos/serviços é variado?</w:t>
                  </w:r>
                </w:p>
              </w:tc>
              <w:tc>
                <w:tcPr>
                  <w:tcW w:w="992" w:type="dxa"/>
                  <w:tcBorders>
                    <w:top w:val="nil"/>
                    <w:left w:val="nil"/>
                    <w:bottom w:val="single" w:sz="4" w:space="0" w:color="auto"/>
                    <w:right w:val="single" w:sz="4" w:space="0" w:color="auto"/>
                  </w:tcBorders>
                  <w:shd w:val="clear" w:color="000000" w:fill="FFFFFF"/>
                  <w:noWrap/>
                  <w:vAlign w:val="bottom"/>
                  <w:hideMark/>
                </w:tcPr>
                <w:p w14:paraId="4F23DF55"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c>
                <w:tcPr>
                  <w:tcW w:w="993" w:type="dxa"/>
                  <w:tcBorders>
                    <w:top w:val="nil"/>
                    <w:left w:val="nil"/>
                    <w:bottom w:val="single" w:sz="4" w:space="0" w:color="auto"/>
                    <w:right w:val="single" w:sz="4" w:space="0" w:color="auto"/>
                  </w:tcBorders>
                  <w:shd w:val="clear" w:color="000000" w:fill="FFFFFF"/>
                  <w:vAlign w:val="center"/>
                  <w:hideMark/>
                </w:tcPr>
                <w:p w14:paraId="2E3BA8B4" w14:textId="77777777" w:rsidR="002D24A9" w:rsidRPr="002D24A9" w:rsidRDefault="002D24A9" w:rsidP="002D24A9">
                  <w:pPr>
                    <w:spacing w:after="0" w:line="240" w:lineRule="auto"/>
                    <w:ind w:firstLineChars="200" w:firstLine="480"/>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r>
            <w:tr w:rsidR="002D24A9" w:rsidRPr="00D842EE" w14:paraId="3260A9A3" w14:textId="77777777" w:rsidTr="002D24A9">
              <w:trPr>
                <w:trHeight w:val="300"/>
              </w:trPr>
              <w:tc>
                <w:tcPr>
                  <w:tcW w:w="6941" w:type="dxa"/>
                  <w:tcBorders>
                    <w:top w:val="nil"/>
                    <w:left w:val="single" w:sz="4" w:space="0" w:color="auto"/>
                    <w:bottom w:val="single" w:sz="4" w:space="0" w:color="auto"/>
                    <w:right w:val="single" w:sz="4" w:space="0" w:color="auto"/>
                  </w:tcBorders>
                  <w:shd w:val="clear" w:color="000000" w:fill="FFFFFF"/>
                  <w:vAlign w:val="center"/>
                  <w:hideMark/>
                </w:tcPr>
                <w:p w14:paraId="1267D07A" w14:textId="07A53EA6" w:rsidR="002D24A9" w:rsidRPr="002D24A9" w:rsidRDefault="00583CC5" w:rsidP="00583CC5">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Os c</w:t>
                  </w:r>
                  <w:r w:rsidR="002D24A9" w:rsidRPr="002D24A9">
                    <w:rPr>
                      <w:rFonts w:ascii="Arial" w:eastAsia="Times New Roman" w:hAnsi="Arial" w:cs="Arial"/>
                      <w:color w:val="000000"/>
                      <w:sz w:val="24"/>
                      <w:szCs w:val="24"/>
                      <w:lang w:eastAsia="pt-BR"/>
                    </w:rPr>
                    <w:t xml:space="preserve">anais e meios de vendas são diversificados? </w:t>
                  </w:r>
                </w:p>
              </w:tc>
              <w:tc>
                <w:tcPr>
                  <w:tcW w:w="992" w:type="dxa"/>
                  <w:tcBorders>
                    <w:top w:val="nil"/>
                    <w:left w:val="nil"/>
                    <w:bottom w:val="single" w:sz="4" w:space="0" w:color="auto"/>
                    <w:right w:val="single" w:sz="4" w:space="0" w:color="auto"/>
                  </w:tcBorders>
                  <w:shd w:val="clear" w:color="000000" w:fill="FFFFFF"/>
                  <w:noWrap/>
                  <w:vAlign w:val="bottom"/>
                  <w:hideMark/>
                </w:tcPr>
                <w:p w14:paraId="33B5A4C0"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c>
                <w:tcPr>
                  <w:tcW w:w="993" w:type="dxa"/>
                  <w:tcBorders>
                    <w:top w:val="nil"/>
                    <w:left w:val="nil"/>
                    <w:bottom w:val="single" w:sz="4" w:space="0" w:color="auto"/>
                    <w:right w:val="single" w:sz="4" w:space="0" w:color="auto"/>
                  </w:tcBorders>
                  <w:shd w:val="clear" w:color="000000" w:fill="FFFFFF"/>
                  <w:vAlign w:val="center"/>
                  <w:hideMark/>
                </w:tcPr>
                <w:p w14:paraId="5A7E17B7" w14:textId="77777777" w:rsidR="002D24A9" w:rsidRPr="002D24A9" w:rsidRDefault="002D24A9" w:rsidP="002D24A9">
                  <w:pPr>
                    <w:spacing w:after="0" w:line="240" w:lineRule="auto"/>
                    <w:ind w:firstLineChars="200" w:firstLine="480"/>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r>
            <w:tr w:rsidR="002D24A9" w:rsidRPr="00D842EE" w14:paraId="051D629B" w14:textId="77777777" w:rsidTr="002D24A9">
              <w:trPr>
                <w:trHeight w:val="300"/>
              </w:trPr>
              <w:tc>
                <w:tcPr>
                  <w:tcW w:w="6941" w:type="dxa"/>
                  <w:tcBorders>
                    <w:top w:val="nil"/>
                    <w:left w:val="single" w:sz="4" w:space="0" w:color="auto"/>
                    <w:bottom w:val="single" w:sz="4" w:space="0" w:color="auto"/>
                    <w:right w:val="single" w:sz="4" w:space="0" w:color="auto"/>
                  </w:tcBorders>
                  <w:shd w:val="clear" w:color="000000" w:fill="FFFFFF"/>
                  <w:vAlign w:val="center"/>
                  <w:hideMark/>
                </w:tcPr>
                <w:p w14:paraId="4158AA1B"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xml:space="preserve">Possui grande base de clientes? </w:t>
                  </w:r>
                </w:p>
              </w:tc>
              <w:tc>
                <w:tcPr>
                  <w:tcW w:w="992" w:type="dxa"/>
                  <w:tcBorders>
                    <w:top w:val="nil"/>
                    <w:left w:val="nil"/>
                    <w:bottom w:val="single" w:sz="4" w:space="0" w:color="auto"/>
                    <w:right w:val="single" w:sz="4" w:space="0" w:color="auto"/>
                  </w:tcBorders>
                  <w:shd w:val="clear" w:color="000000" w:fill="FFFFFF"/>
                  <w:noWrap/>
                  <w:vAlign w:val="bottom"/>
                  <w:hideMark/>
                </w:tcPr>
                <w:p w14:paraId="0182AA20"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c>
                <w:tcPr>
                  <w:tcW w:w="993" w:type="dxa"/>
                  <w:tcBorders>
                    <w:top w:val="nil"/>
                    <w:left w:val="nil"/>
                    <w:bottom w:val="single" w:sz="4" w:space="0" w:color="auto"/>
                    <w:right w:val="single" w:sz="4" w:space="0" w:color="auto"/>
                  </w:tcBorders>
                  <w:shd w:val="clear" w:color="000000" w:fill="FFFFFF"/>
                  <w:vAlign w:val="center"/>
                  <w:hideMark/>
                </w:tcPr>
                <w:p w14:paraId="0CC538B6" w14:textId="77777777" w:rsidR="002D24A9" w:rsidRPr="002D24A9" w:rsidRDefault="002D24A9" w:rsidP="002D24A9">
                  <w:pPr>
                    <w:spacing w:after="0" w:line="240" w:lineRule="auto"/>
                    <w:ind w:firstLineChars="200" w:firstLine="480"/>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r>
            <w:tr w:rsidR="002D24A9" w:rsidRPr="00D842EE" w14:paraId="72FA939C" w14:textId="77777777" w:rsidTr="002D24A9">
              <w:trPr>
                <w:trHeight w:val="300"/>
              </w:trPr>
              <w:tc>
                <w:tcPr>
                  <w:tcW w:w="6941" w:type="dxa"/>
                  <w:tcBorders>
                    <w:top w:val="nil"/>
                    <w:left w:val="single" w:sz="4" w:space="0" w:color="auto"/>
                    <w:bottom w:val="single" w:sz="4" w:space="0" w:color="auto"/>
                    <w:right w:val="single" w:sz="4" w:space="0" w:color="auto"/>
                  </w:tcBorders>
                  <w:shd w:val="clear" w:color="000000" w:fill="FFFFFF"/>
                  <w:vAlign w:val="center"/>
                  <w:hideMark/>
                </w:tcPr>
                <w:p w14:paraId="535C9409"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xml:space="preserve">Os custos das mercadorias/serviços permitem boas margens? </w:t>
                  </w:r>
                </w:p>
              </w:tc>
              <w:tc>
                <w:tcPr>
                  <w:tcW w:w="992" w:type="dxa"/>
                  <w:tcBorders>
                    <w:top w:val="nil"/>
                    <w:left w:val="nil"/>
                    <w:bottom w:val="single" w:sz="4" w:space="0" w:color="auto"/>
                    <w:right w:val="single" w:sz="4" w:space="0" w:color="auto"/>
                  </w:tcBorders>
                  <w:shd w:val="clear" w:color="000000" w:fill="FFFFFF"/>
                  <w:noWrap/>
                  <w:vAlign w:val="bottom"/>
                  <w:hideMark/>
                </w:tcPr>
                <w:p w14:paraId="21A7F68C"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c>
                <w:tcPr>
                  <w:tcW w:w="993" w:type="dxa"/>
                  <w:tcBorders>
                    <w:top w:val="nil"/>
                    <w:left w:val="nil"/>
                    <w:bottom w:val="single" w:sz="4" w:space="0" w:color="auto"/>
                    <w:right w:val="single" w:sz="4" w:space="0" w:color="auto"/>
                  </w:tcBorders>
                  <w:shd w:val="clear" w:color="000000" w:fill="FFFFFF"/>
                  <w:vAlign w:val="center"/>
                  <w:hideMark/>
                </w:tcPr>
                <w:p w14:paraId="43AA2FDA" w14:textId="77777777" w:rsidR="002D24A9" w:rsidRPr="002D24A9" w:rsidRDefault="002D24A9" w:rsidP="002D24A9">
                  <w:pPr>
                    <w:spacing w:after="0" w:line="240" w:lineRule="auto"/>
                    <w:ind w:firstLineChars="200" w:firstLine="480"/>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r>
            <w:tr w:rsidR="002D24A9" w:rsidRPr="00D842EE" w14:paraId="16EAD42B" w14:textId="77777777" w:rsidTr="002D24A9">
              <w:trPr>
                <w:trHeight w:val="300"/>
              </w:trPr>
              <w:tc>
                <w:tcPr>
                  <w:tcW w:w="6941" w:type="dxa"/>
                  <w:tcBorders>
                    <w:top w:val="nil"/>
                    <w:left w:val="single" w:sz="4" w:space="0" w:color="auto"/>
                    <w:bottom w:val="single" w:sz="4" w:space="0" w:color="auto"/>
                    <w:right w:val="single" w:sz="4" w:space="0" w:color="auto"/>
                  </w:tcBorders>
                  <w:shd w:val="clear" w:color="000000" w:fill="FFFFFF"/>
                  <w:vAlign w:val="center"/>
                  <w:hideMark/>
                </w:tcPr>
                <w:p w14:paraId="11FDCA93"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xml:space="preserve">A equipe é organizada e competente? </w:t>
                  </w:r>
                </w:p>
              </w:tc>
              <w:tc>
                <w:tcPr>
                  <w:tcW w:w="992" w:type="dxa"/>
                  <w:tcBorders>
                    <w:top w:val="nil"/>
                    <w:left w:val="nil"/>
                    <w:bottom w:val="single" w:sz="4" w:space="0" w:color="auto"/>
                    <w:right w:val="single" w:sz="4" w:space="0" w:color="auto"/>
                  </w:tcBorders>
                  <w:shd w:val="clear" w:color="000000" w:fill="FFFFFF"/>
                  <w:noWrap/>
                  <w:vAlign w:val="bottom"/>
                  <w:hideMark/>
                </w:tcPr>
                <w:p w14:paraId="50512977"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c>
                <w:tcPr>
                  <w:tcW w:w="993" w:type="dxa"/>
                  <w:tcBorders>
                    <w:top w:val="nil"/>
                    <w:left w:val="nil"/>
                    <w:bottom w:val="single" w:sz="4" w:space="0" w:color="auto"/>
                    <w:right w:val="single" w:sz="4" w:space="0" w:color="auto"/>
                  </w:tcBorders>
                  <w:shd w:val="clear" w:color="000000" w:fill="FFFFFF"/>
                  <w:noWrap/>
                  <w:vAlign w:val="bottom"/>
                  <w:hideMark/>
                </w:tcPr>
                <w:p w14:paraId="54B09FAF"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r>
            <w:tr w:rsidR="002D24A9" w:rsidRPr="00D842EE" w14:paraId="7DB8C42A" w14:textId="77777777" w:rsidTr="002D24A9">
              <w:trPr>
                <w:trHeight w:val="300"/>
              </w:trPr>
              <w:tc>
                <w:tcPr>
                  <w:tcW w:w="6941" w:type="dxa"/>
                  <w:tcBorders>
                    <w:top w:val="nil"/>
                    <w:left w:val="single" w:sz="4" w:space="0" w:color="auto"/>
                    <w:bottom w:val="single" w:sz="4" w:space="0" w:color="auto"/>
                    <w:right w:val="single" w:sz="4" w:space="0" w:color="auto"/>
                  </w:tcBorders>
                  <w:shd w:val="clear" w:color="000000" w:fill="FFFFFF"/>
                  <w:noWrap/>
                  <w:vAlign w:val="bottom"/>
                  <w:hideMark/>
                </w:tcPr>
                <w:p w14:paraId="49DA360F"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xml:space="preserve">A rotatividade dos colaboradores é baixa? </w:t>
                  </w:r>
                </w:p>
              </w:tc>
              <w:tc>
                <w:tcPr>
                  <w:tcW w:w="992" w:type="dxa"/>
                  <w:tcBorders>
                    <w:top w:val="nil"/>
                    <w:left w:val="nil"/>
                    <w:bottom w:val="single" w:sz="4" w:space="0" w:color="auto"/>
                    <w:right w:val="single" w:sz="4" w:space="0" w:color="auto"/>
                  </w:tcBorders>
                  <w:shd w:val="clear" w:color="000000" w:fill="FFFFFF"/>
                  <w:noWrap/>
                  <w:vAlign w:val="bottom"/>
                  <w:hideMark/>
                </w:tcPr>
                <w:p w14:paraId="5358BF61"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c>
                <w:tcPr>
                  <w:tcW w:w="993" w:type="dxa"/>
                  <w:tcBorders>
                    <w:top w:val="nil"/>
                    <w:left w:val="nil"/>
                    <w:bottom w:val="single" w:sz="4" w:space="0" w:color="auto"/>
                    <w:right w:val="single" w:sz="4" w:space="0" w:color="auto"/>
                  </w:tcBorders>
                  <w:shd w:val="clear" w:color="000000" w:fill="FFFFFF"/>
                  <w:noWrap/>
                  <w:vAlign w:val="bottom"/>
                  <w:hideMark/>
                </w:tcPr>
                <w:p w14:paraId="0EB2D597"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r>
            <w:tr w:rsidR="002D24A9" w:rsidRPr="00D842EE" w14:paraId="029C1F28" w14:textId="77777777" w:rsidTr="002D24A9">
              <w:trPr>
                <w:trHeight w:val="300"/>
              </w:trPr>
              <w:tc>
                <w:tcPr>
                  <w:tcW w:w="6941" w:type="dxa"/>
                  <w:tcBorders>
                    <w:top w:val="nil"/>
                    <w:left w:val="single" w:sz="4" w:space="0" w:color="auto"/>
                    <w:bottom w:val="single" w:sz="4" w:space="0" w:color="auto"/>
                    <w:right w:val="single" w:sz="4" w:space="0" w:color="auto"/>
                  </w:tcBorders>
                  <w:shd w:val="clear" w:color="000000" w:fill="FFFFFF"/>
                  <w:vAlign w:val="center"/>
                  <w:hideMark/>
                </w:tcPr>
                <w:p w14:paraId="344A75F2"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A empresa possui viés inovador?</w:t>
                  </w:r>
                </w:p>
              </w:tc>
              <w:tc>
                <w:tcPr>
                  <w:tcW w:w="992" w:type="dxa"/>
                  <w:tcBorders>
                    <w:top w:val="nil"/>
                    <w:left w:val="nil"/>
                    <w:bottom w:val="single" w:sz="4" w:space="0" w:color="auto"/>
                    <w:right w:val="single" w:sz="4" w:space="0" w:color="auto"/>
                  </w:tcBorders>
                  <w:shd w:val="clear" w:color="000000" w:fill="FFFFFF"/>
                  <w:noWrap/>
                  <w:vAlign w:val="bottom"/>
                  <w:hideMark/>
                </w:tcPr>
                <w:p w14:paraId="279B93F7"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c>
                <w:tcPr>
                  <w:tcW w:w="993" w:type="dxa"/>
                  <w:tcBorders>
                    <w:top w:val="nil"/>
                    <w:left w:val="nil"/>
                    <w:bottom w:val="single" w:sz="4" w:space="0" w:color="auto"/>
                    <w:right w:val="single" w:sz="4" w:space="0" w:color="auto"/>
                  </w:tcBorders>
                  <w:shd w:val="clear" w:color="000000" w:fill="FFFFFF"/>
                  <w:noWrap/>
                  <w:vAlign w:val="bottom"/>
                  <w:hideMark/>
                </w:tcPr>
                <w:p w14:paraId="16883669"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r>
            <w:tr w:rsidR="002D24A9" w:rsidRPr="00D842EE" w14:paraId="090DBB27" w14:textId="77777777" w:rsidTr="002D24A9">
              <w:trPr>
                <w:trHeight w:val="300"/>
              </w:trPr>
              <w:tc>
                <w:tcPr>
                  <w:tcW w:w="6941" w:type="dxa"/>
                  <w:tcBorders>
                    <w:top w:val="nil"/>
                    <w:left w:val="single" w:sz="4" w:space="0" w:color="auto"/>
                    <w:bottom w:val="single" w:sz="4" w:space="0" w:color="auto"/>
                    <w:right w:val="single" w:sz="4" w:space="0" w:color="auto"/>
                  </w:tcBorders>
                  <w:shd w:val="clear" w:color="000000" w:fill="FFFFFF"/>
                  <w:vAlign w:val="center"/>
                  <w:hideMark/>
                </w:tcPr>
                <w:p w14:paraId="3A64002C"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A tecnologia está presente nos processos?</w:t>
                  </w:r>
                </w:p>
              </w:tc>
              <w:tc>
                <w:tcPr>
                  <w:tcW w:w="992" w:type="dxa"/>
                  <w:tcBorders>
                    <w:top w:val="nil"/>
                    <w:left w:val="nil"/>
                    <w:bottom w:val="single" w:sz="4" w:space="0" w:color="auto"/>
                    <w:right w:val="single" w:sz="4" w:space="0" w:color="auto"/>
                  </w:tcBorders>
                  <w:shd w:val="clear" w:color="000000" w:fill="FFFFFF"/>
                  <w:noWrap/>
                  <w:vAlign w:val="bottom"/>
                  <w:hideMark/>
                </w:tcPr>
                <w:p w14:paraId="29676C22"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c>
                <w:tcPr>
                  <w:tcW w:w="993" w:type="dxa"/>
                  <w:tcBorders>
                    <w:top w:val="nil"/>
                    <w:left w:val="nil"/>
                    <w:bottom w:val="single" w:sz="4" w:space="0" w:color="auto"/>
                    <w:right w:val="single" w:sz="4" w:space="0" w:color="auto"/>
                  </w:tcBorders>
                  <w:shd w:val="clear" w:color="000000" w:fill="FFFFFF"/>
                  <w:noWrap/>
                  <w:vAlign w:val="bottom"/>
                  <w:hideMark/>
                </w:tcPr>
                <w:p w14:paraId="7FAC1E27"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r>
            <w:tr w:rsidR="002D24A9" w:rsidRPr="00D842EE" w14:paraId="5280C677" w14:textId="77777777" w:rsidTr="002D24A9">
              <w:trPr>
                <w:trHeight w:val="300"/>
              </w:trPr>
              <w:tc>
                <w:tcPr>
                  <w:tcW w:w="6941" w:type="dxa"/>
                  <w:tcBorders>
                    <w:top w:val="nil"/>
                    <w:left w:val="single" w:sz="4" w:space="0" w:color="auto"/>
                    <w:bottom w:val="single" w:sz="4" w:space="0" w:color="auto"/>
                    <w:right w:val="single" w:sz="4" w:space="0" w:color="auto"/>
                  </w:tcBorders>
                  <w:shd w:val="clear" w:color="000000" w:fill="FFFFFF"/>
                  <w:noWrap/>
                  <w:vAlign w:val="bottom"/>
                  <w:hideMark/>
                </w:tcPr>
                <w:p w14:paraId="6ED179BE" w14:textId="4E35132C" w:rsidR="002D24A9" w:rsidRPr="002D24A9" w:rsidRDefault="00583CC5" w:rsidP="00583CC5">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O n</w:t>
                  </w:r>
                  <w:r w:rsidR="002D24A9" w:rsidRPr="002D24A9">
                    <w:rPr>
                      <w:rFonts w:ascii="Arial" w:eastAsia="Times New Roman" w:hAnsi="Arial" w:cs="Arial"/>
                      <w:color w:val="000000"/>
                      <w:sz w:val="24"/>
                      <w:szCs w:val="24"/>
                      <w:lang w:eastAsia="pt-BR"/>
                    </w:rPr>
                    <w:t>úmero de reclamações é baixo?</w:t>
                  </w:r>
                </w:p>
              </w:tc>
              <w:tc>
                <w:tcPr>
                  <w:tcW w:w="992" w:type="dxa"/>
                  <w:tcBorders>
                    <w:top w:val="nil"/>
                    <w:left w:val="nil"/>
                    <w:bottom w:val="single" w:sz="4" w:space="0" w:color="auto"/>
                    <w:right w:val="single" w:sz="4" w:space="0" w:color="auto"/>
                  </w:tcBorders>
                  <w:shd w:val="clear" w:color="auto" w:fill="auto"/>
                  <w:noWrap/>
                  <w:vAlign w:val="bottom"/>
                  <w:hideMark/>
                </w:tcPr>
                <w:p w14:paraId="75385F2A"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c>
                <w:tcPr>
                  <w:tcW w:w="993" w:type="dxa"/>
                  <w:tcBorders>
                    <w:top w:val="nil"/>
                    <w:left w:val="nil"/>
                    <w:bottom w:val="single" w:sz="4" w:space="0" w:color="auto"/>
                    <w:right w:val="single" w:sz="4" w:space="0" w:color="auto"/>
                  </w:tcBorders>
                  <w:shd w:val="clear" w:color="auto" w:fill="auto"/>
                  <w:noWrap/>
                  <w:vAlign w:val="bottom"/>
                  <w:hideMark/>
                </w:tcPr>
                <w:p w14:paraId="0EA7B2BD" w14:textId="77777777" w:rsidR="002D24A9" w:rsidRPr="002D24A9" w:rsidRDefault="002D24A9" w:rsidP="00B146B2">
                  <w:pPr>
                    <w:spacing w:after="0" w:line="240" w:lineRule="auto"/>
                    <w:rPr>
                      <w:rFonts w:ascii="Arial" w:eastAsia="Times New Roman" w:hAnsi="Arial" w:cs="Arial"/>
                      <w:color w:val="000000"/>
                      <w:sz w:val="24"/>
                      <w:szCs w:val="24"/>
                      <w:lang w:eastAsia="pt-BR"/>
                    </w:rPr>
                  </w:pPr>
                  <w:r w:rsidRPr="002D24A9">
                    <w:rPr>
                      <w:rFonts w:ascii="Arial" w:eastAsia="Times New Roman" w:hAnsi="Arial" w:cs="Arial"/>
                      <w:color w:val="000000"/>
                      <w:sz w:val="24"/>
                      <w:szCs w:val="24"/>
                      <w:lang w:eastAsia="pt-BR"/>
                    </w:rPr>
                    <w:t> </w:t>
                  </w:r>
                </w:p>
              </w:tc>
            </w:tr>
          </w:tbl>
          <w:p w14:paraId="05297E3C" w14:textId="53E512E7" w:rsidR="002D24A9" w:rsidRDefault="002D24A9" w:rsidP="00B146B2">
            <w:pPr>
              <w:pStyle w:val="SemEspaamento"/>
              <w:spacing w:line="276" w:lineRule="auto"/>
              <w:rPr>
                <w:bCs/>
                <w:szCs w:val="24"/>
              </w:rPr>
            </w:pPr>
          </w:p>
        </w:tc>
      </w:tr>
    </w:tbl>
    <w:p w14:paraId="1CB8ADC6" w14:textId="77777777" w:rsidR="002D24A9" w:rsidRDefault="002D24A9" w:rsidP="00700BC4">
      <w:pPr>
        <w:pStyle w:val="SemEspaamento"/>
        <w:spacing w:line="276" w:lineRule="auto"/>
      </w:pPr>
    </w:p>
    <w:p w14:paraId="3029FBBF" w14:textId="2094B4A9" w:rsidR="00BD34C2" w:rsidRDefault="002D24A9" w:rsidP="002D24A9">
      <w:pPr>
        <w:pStyle w:val="NormalED"/>
        <w:spacing w:line="276" w:lineRule="auto"/>
      </w:pPr>
      <w:r>
        <w:t xml:space="preserve">Este quadro apresenta apenas algumas sugestões de questões, </w:t>
      </w:r>
      <w:r w:rsidR="002D4CB5">
        <w:t xml:space="preserve">mas </w:t>
      </w:r>
      <w:r>
        <w:t xml:space="preserve">pode e deve ser ampliado com as características de gestão da sua empresa. </w:t>
      </w:r>
    </w:p>
    <w:p w14:paraId="3AE59231" w14:textId="652D54A0" w:rsidR="002D24A9" w:rsidRDefault="002D24A9" w:rsidP="002D24A9">
      <w:pPr>
        <w:pStyle w:val="NormalED"/>
        <w:spacing w:line="276" w:lineRule="auto"/>
      </w:pPr>
      <w:r>
        <w:t>As respostas assinaladas como “SIM” significa</w:t>
      </w:r>
      <w:r w:rsidR="00583CC5">
        <w:t>m</w:t>
      </w:r>
      <w:r>
        <w:t xml:space="preserve"> que é uma </w:t>
      </w:r>
      <w:r w:rsidRPr="00B064A8">
        <w:rPr>
          <w:b/>
        </w:rPr>
        <w:t>FORÇA</w:t>
      </w:r>
      <w:r>
        <w:t xml:space="preserve"> da empresa, algo positivo e deve ser reforçado ou potencializado dentro de sua administração. E as </w:t>
      </w:r>
      <w:r w:rsidRPr="00B064A8">
        <w:rPr>
          <w:b/>
        </w:rPr>
        <w:t>FRAQUEZAS</w:t>
      </w:r>
      <w:r>
        <w:t xml:space="preserve"> estão acompanhadas das respostas “NÃO” e devem receber uma atenção especial no planejamento, pois significa que existe espaço grande para melhorias e desenvolvimento. </w:t>
      </w:r>
    </w:p>
    <w:p w14:paraId="0E0EC6A8" w14:textId="415AACA1" w:rsidR="001C20EE" w:rsidRPr="001C20EE" w:rsidRDefault="001C20EE" w:rsidP="002D24A9">
      <w:pPr>
        <w:pStyle w:val="NormalED"/>
        <w:spacing w:line="276" w:lineRule="auto"/>
      </w:pPr>
      <w:r w:rsidRPr="005B081B">
        <w:rPr>
          <w:highlight w:val="cyan"/>
        </w:rPr>
        <w:t xml:space="preserve">&lt;DM: colocar link </w:t>
      </w:r>
      <w:r w:rsidR="005B081B">
        <w:rPr>
          <w:highlight w:val="cyan"/>
        </w:rPr>
        <w:t xml:space="preserve">em Clique aqui no texto abaixo </w:t>
      </w:r>
      <w:r w:rsidRPr="005B081B">
        <w:rPr>
          <w:highlight w:val="cyan"/>
        </w:rPr>
        <w:t xml:space="preserve">para o arquivo </w:t>
      </w:r>
      <w:r w:rsidR="005B081B" w:rsidRPr="005B081B">
        <w:rPr>
          <w:highlight w:val="cyan"/>
        </w:rPr>
        <w:t>Checklist_Forca_e_Fraqueza.xls&gt;</w:t>
      </w:r>
    </w:p>
    <w:p w14:paraId="6F6C4C01" w14:textId="6E23C018" w:rsidR="001C20EE" w:rsidRDefault="001C20EE" w:rsidP="002D24A9">
      <w:pPr>
        <w:pStyle w:val="NormalED"/>
        <w:spacing w:line="276" w:lineRule="auto"/>
      </w:pPr>
      <w:r w:rsidRPr="001C20EE">
        <w:rPr>
          <w:u w:val="single"/>
        </w:rPr>
        <w:t>Clique aqui</w:t>
      </w:r>
      <w:r w:rsidRPr="005B081B">
        <w:t xml:space="preserve"> </w:t>
      </w:r>
      <w:r>
        <w:t>e faça o download do checklist de Fraquezas X Forças para você ter co</w:t>
      </w:r>
      <w:r w:rsidR="00583CC5">
        <w:t>nsigo</w:t>
      </w:r>
      <w:r>
        <w:t xml:space="preserve"> e utilizar sempre que sentir a necessidade de realizar alguma melhoria em sua empresa.</w:t>
      </w:r>
    </w:p>
    <w:tbl>
      <w:tblPr>
        <w:tblStyle w:val="Tabelacomgrade"/>
        <w:tblW w:w="0" w:type="auto"/>
        <w:tblLook w:val="04A0" w:firstRow="1" w:lastRow="0" w:firstColumn="1" w:lastColumn="0" w:noHBand="0" w:noVBand="1"/>
      </w:tblPr>
      <w:tblGrid>
        <w:gridCol w:w="9209"/>
      </w:tblGrid>
      <w:tr w:rsidR="00BD34C2" w14:paraId="1AA2CCF7" w14:textId="77777777" w:rsidTr="00B146B2">
        <w:tc>
          <w:tcPr>
            <w:tcW w:w="9209" w:type="dxa"/>
          </w:tcPr>
          <w:p w14:paraId="1E255E63" w14:textId="72B663F2" w:rsidR="00BD34C2" w:rsidRDefault="00BD34C2" w:rsidP="00BD34C2">
            <w:pPr>
              <w:spacing w:before="240" w:after="240"/>
              <w:rPr>
                <w:rFonts w:ascii="Arial" w:eastAsia="Arial" w:hAnsi="Arial" w:cs="Arial"/>
                <w:bCs/>
                <w:sz w:val="24"/>
                <w:szCs w:val="24"/>
              </w:rPr>
            </w:pPr>
            <w:r w:rsidRPr="009658B9">
              <w:rPr>
                <w:rFonts w:ascii="Arial" w:eastAsia="Arial" w:hAnsi="Arial" w:cs="Arial"/>
                <w:color w:val="000000"/>
                <w:sz w:val="24"/>
                <w:szCs w:val="24"/>
                <w:highlight w:val="green"/>
              </w:rPr>
              <w:t xml:space="preserve">&lt;Recurso Educacional </w:t>
            </w:r>
            <w:r w:rsidRPr="009658B9">
              <w:rPr>
                <w:rFonts w:ascii="Arial" w:eastAsia="Arial" w:hAnsi="Arial" w:cs="Arial"/>
                <w:b/>
                <w:color w:val="000000"/>
                <w:sz w:val="24"/>
                <w:szCs w:val="24"/>
                <w:highlight w:val="green"/>
              </w:rPr>
              <w:t>“</w:t>
            </w:r>
            <w:r>
              <w:rPr>
                <w:rFonts w:ascii="Arial" w:eastAsia="Arial" w:hAnsi="Arial" w:cs="Arial"/>
                <w:b/>
                <w:color w:val="000000"/>
                <w:sz w:val="24"/>
                <w:szCs w:val="24"/>
                <w:highlight w:val="green"/>
              </w:rPr>
              <w:t>Insight do empreendedor</w:t>
            </w:r>
            <w:r w:rsidRPr="009658B9">
              <w:rPr>
                <w:rFonts w:ascii="Arial" w:eastAsia="Arial" w:hAnsi="Arial" w:cs="Arial"/>
                <w:b/>
                <w:color w:val="000000"/>
                <w:sz w:val="24"/>
                <w:szCs w:val="24"/>
                <w:highlight w:val="green"/>
              </w:rPr>
              <w:t>”</w:t>
            </w:r>
            <w:r w:rsidRPr="009658B9">
              <w:rPr>
                <w:rFonts w:ascii="Arial" w:eastAsia="Arial" w:hAnsi="Arial" w:cs="Arial"/>
                <w:color w:val="000000"/>
                <w:sz w:val="24"/>
                <w:szCs w:val="24"/>
                <w:highlight w:val="green"/>
              </w:rPr>
              <w:t>&gt;</w:t>
            </w:r>
          </w:p>
        </w:tc>
      </w:tr>
      <w:tr w:rsidR="00BD34C2" w14:paraId="7AE97B98" w14:textId="77777777" w:rsidTr="00B146B2">
        <w:tc>
          <w:tcPr>
            <w:tcW w:w="9209" w:type="dxa"/>
          </w:tcPr>
          <w:p w14:paraId="3BB4614E" w14:textId="218001CB" w:rsidR="00BD34C2" w:rsidRDefault="00BD34C2" w:rsidP="00BD34C2">
            <w:pPr>
              <w:pStyle w:val="SemEspaamento"/>
              <w:spacing w:line="276" w:lineRule="auto"/>
              <w:rPr>
                <w:bCs/>
                <w:szCs w:val="24"/>
              </w:rPr>
            </w:pPr>
            <w:r w:rsidRPr="00BD34C2">
              <w:rPr>
                <w:bCs/>
                <w:szCs w:val="24"/>
              </w:rPr>
              <w:t xml:space="preserve">Como pensar nos pontos que estão no meu ambiente interno? </w:t>
            </w:r>
            <w:r>
              <w:rPr>
                <w:bCs/>
                <w:szCs w:val="24"/>
              </w:rPr>
              <w:t>Confira a</w:t>
            </w:r>
            <w:r w:rsidRPr="00BD34C2">
              <w:rPr>
                <w:bCs/>
                <w:szCs w:val="24"/>
              </w:rPr>
              <w:t xml:space="preserve">lgumas perguntas </w:t>
            </w:r>
            <w:r>
              <w:rPr>
                <w:bCs/>
                <w:szCs w:val="24"/>
              </w:rPr>
              <w:t xml:space="preserve">que </w:t>
            </w:r>
            <w:r w:rsidRPr="00BD34C2">
              <w:rPr>
                <w:bCs/>
                <w:szCs w:val="24"/>
              </w:rPr>
              <w:t>podem nortear</w:t>
            </w:r>
            <w:r w:rsidR="00583CC5">
              <w:rPr>
                <w:bCs/>
                <w:szCs w:val="24"/>
              </w:rPr>
              <w:t xml:space="preserve"> sua análise</w:t>
            </w:r>
            <w:r w:rsidRPr="00BD34C2">
              <w:rPr>
                <w:bCs/>
                <w:szCs w:val="24"/>
              </w:rPr>
              <w:t xml:space="preserve">. </w:t>
            </w:r>
          </w:p>
          <w:p w14:paraId="50F58AEA" w14:textId="461F56F8" w:rsidR="00BD34C2" w:rsidRPr="00BD34C2" w:rsidRDefault="00BD34C2" w:rsidP="00BD34C2">
            <w:pPr>
              <w:pStyle w:val="SemEspaamento"/>
              <w:numPr>
                <w:ilvl w:val="0"/>
                <w:numId w:val="24"/>
              </w:numPr>
              <w:spacing w:line="276" w:lineRule="auto"/>
              <w:rPr>
                <w:bCs/>
                <w:szCs w:val="24"/>
              </w:rPr>
            </w:pPr>
            <w:r w:rsidRPr="00BD34C2">
              <w:rPr>
                <w:bCs/>
                <w:szCs w:val="24"/>
              </w:rPr>
              <w:t>O que minha empresa faz bem?</w:t>
            </w:r>
          </w:p>
          <w:p w14:paraId="76DF2558" w14:textId="3B5838F1" w:rsidR="00BD34C2" w:rsidRPr="00BD34C2" w:rsidRDefault="00BD34C2" w:rsidP="00BD34C2">
            <w:pPr>
              <w:pStyle w:val="SemEspaamento"/>
              <w:numPr>
                <w:ilvl w:val="0"/>
                <w:numId w:val="24"/>
              </w:numPr>
              <w:spacing w:line="276" w:lineRule="auto"/>
              <w:rPr>
                <w:bCs/>
                <w:szCs w:val="24"/>
              </w:rPr>
            </w:pPr>
            <w:r w:rsidRPr="00BD34C2">
              <w:rPr>
                <w:bCs/>
                <w:szCs w:val="24"/>
              </w:rPr>
              <w:t>O que minha empresa não faz bem?</w:t>
            </w:r>
          </w:p>
          <w:p w14:paraId="69A8A836" w14:textId="428D4F04" w:rsidR="00BD34C2" w:rsidRPr="00BD34C2" w:rsidRDefault="00BD34C2" w:rsidP="00BD34C2">
            <w:pPr>
              <w:pStyle w:val="SemEspaamento"/>
              <w:numPr>
                <w:ilvl w:val="0"/>
                <w:numId w:val="24"/>
              </w:numPr>
              <w:spacing w:line="276" w:lineRule="auto"/>
              <w:rPr>
                <w:bCs/>
                <w:szCs w:val="24"/>
              </w:rPr>
            </w:pPr>
            <w:r w:rsidRPr="00BD34C2">
              <w:rPr>
                <w:bCs/>
                <w:szCs w:val="24"/>
              </w:rPr>
              <w:t>Quais recursos (financeiros, humanos, físicos) tenho e são suficientes?</w:t>
            </w:r>
          </w:p>
          <w:p w14:paraId="064A1A94" w14:textId="421D21A6" w:rsidR="00BD34C2" w:rsidRPr="00BD34C2" w:rsidRDefault="00BD34C2" w:rsidP="00BD34C2">
            <w:pPr>
              <w:pStyle w:val="SemEspaamento"/>
              <w:numPr>
                <w:ilvl w:val="0"/>
                <w:numId w:val="24"/>
              </w:numPr>
              <w:spacing w:line="276" w:lineRule="auto"/>
              <w:rPr>
                <w:bCs/>
                <w:szCs w:val="24"/>
              </w:rPr>
            </w:pPr>
            <w:r w:rsidRPr="00BD34C2">
              <w:rPr>
                <w:bCs/>
                <w:szCs w:val="24"/>
              </w:rPr>
              <w:t>O que faço melhor que meu concorrente?</w:t>
            </w:r>
          </w:p>
          <w:p w14:paraId="63EA5603" w14:textId="72A0A4EF" w:rsidR="00BD34C2" w:rsidRPr="00BD34C2" w:rsidRDefault="00BD34C2" w:rsidP="00BD34C2">
            <w:pPr>
              <w:pStyle w:val="SemEspaamento"/>
              <w:numPr>
                <w:ilvl w:val="0"/>
                <w:numId w:val="24"/>
              </w:numPr>
              <w:spacing w:line="276" w:lineRule="auto"/>
              <w:rPr>
                <w:bCs/>
                <w:szCs w:val="24"/>
              </w:rPr>
            </w:pPr>
            <w:r w:rsidRPr="00BD34C2">
              <w:rPr>
                <w:bCs/>
                <w:szCs w:val="24"/>
              </w:rPr>
              <w:t>O que faço pior que meu concorrente?</w:t>
            </w:r>
          </w:p>
          <w:p w14:paraId="2FF29E69" w14:textId="17E4578B" w:rsidR="00BD34C2" w:rsidRPr="00BD34C2" w:rsidRDefault="00BD34C2" w:rsidP="00BD34C2">
            <w:pPr>
              <w:pStyle w:val="SemEspaamento"/>
              <w:numPr>
                <w:ilvl w:val="0"/>
                <w:numId w:val="24"/>
              </w:numPr>
              <w:spacing w:line="276" w:lineRule="auto"/>
              <w:rPr>
                <w:bCs/>
                <w:szCs w:val="24"/>
              </w:rPr>
            </w:pPr>
            <w:r w:rsidRPr="00BD34C2">
              <w:rPr>
                <w:bCs/>
                <w:szCs w:val="24"/>
              </w:rPr>
              <w:t>Tenho a quantidade certa de colaboradores?</w:t>
            </w:r>
          </w:p>
          <w:p w14:paraId="09B3FC83" w14:textId="6E43E09E" w:rsidR="00BD34C2" w:rsidRPr="00BD34C2" w:rsidRDefault="00583CC5" w:rsidP="00BD34C2">
            <w:pPr>
              <w:pStyle w:val="SemEspaamento"/>
              <w:numPr>
                <w:ilvl w:val="0"/>
                <w:numId w:val="24"/>
              </w:numPr>
              <w:spacing w:line="276" w:lineRule="auto"/>
              <w:rPr>
                <w:bCs/>
                <w:szCs w:val="24"/>
              </w:rPr>
            </w:pPr>
            <w:r>
              <w:rPr>
                <w:bCs/>
                <w:szCs w:val="24"/>
              </w:rPr>
              <w:t>Os c</w:t>
            </w:r>
            <w:r w:rsidR="00BD34C2" w:rsidRPr="00BD34C2">
              <w:rPr>
                <w:bCs/>
                <w:szCs w:val="24"/>
              </w:rPr>
              <w:t>olaboradores são especialistas nas funções?</w:t>
            </w:r>
          </w:p>
          <w:p w14:paraId="6A8E94A5" w14:textId="362EFCF5" w:rsidR="00BD34C2" w:rsidRDefault="00583CC5" w:rsidP="00583CC5">
            <w:pPr>
              <w:pStyle w:val="SemEspaamento"/>
              <w:numPr>
                <w:ilvl w:val="0"/>
                <w:numId w:val="24"/>
              </w:numPr>
              <w:spacing w:line="276" w:lineRule="auto"/>
              <w:rPr>
                <w:bCs/>
                <w:szCs w:val="24"/>
              </w:rPr>
            </w:pPr>
            <w:r>
              <w:rPr>
                <w:bCs/>
                <w:szCs w:val="24"/>
              </w:rPr>
              <w:t>Os c</w:t>
            </w:r>
            <w:r w:rsidR="00BD34C2" w:rsidRPr="00BD34C2">
              <w:rPr>
                <w:bCs/>
                <w:szCs w:val="24"/>
              </w:rPr>
              <w:t>olaboradores possuem treinamento constante?</w:t>
            </w:r>
          </w:p>
        </w:tc>
      </w:tr>
    </w:tbl>
    <w:p w14:paraId="73EF5660" w14:textId="77777777" w:rsidR="002D24A9" w:rsidRDefault="002D24A9" w:rsidP="00700BC4">
      <w:pPr>
        <w:pStyle w:val="SemEspaamento"/>
        <w:spacing w:line="276" w:lineRule="auto"/>
      </w:pPr>
    </w:p>
    <w:p w14:paraId="6ED76AFF" w14:textId="77777777" w:rsidR="00BD34C2" w:rsidRDefault="00BD34C2" w:rsidP="00BD34C2">
      <w:pPr>
        <w:pStyle w:val="NormalED"/>
      </w:pPr>
      <w:r>
        <w:t>Continuando nossos conceitos.</w:t>
      </w:r>
    </w:p>
    <w:p w14:paraId="3FD18BB9" w14:textId="77777777" w:rsidR="002D24A9" w:rsidRDefault="002D24A9" w:rsidP="00700BC4">
      <w:pPr>
        <w:pStyle w:val="SemEspaamento"/>
        <w:spacing w:line="276"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86"/>
        <w:gridCol w:w="4499"/>
      </w:tblGrid>
      <w:tr w:rsidR="00BD34C2" w14:paraId="6D56A816" w14:textId="77777777" w:rsidTr="00BD34C2">
        <w:tc>
          <w:tcPr>
            <w:tcW w:w="4786" w:type="dxa"/>
            <w:shd w:val="clear" w:color="auto" w:fill="auto"/>
          </w:tcPr>
          <w:p w14:paraId="1E584D72" w14:textId="77777777" w:rsidR="00BD34C2" w:rsidRPr="0087672B" w:rsidRDefault="00BD34C2" w:rsidP="00B146B2">
            <w:pPr>
              <w:spacing w:after="120" w:line="360" w:lineRule="auto"/>
              <w:rPr>
                <w:rFonts w:ascii="Arial" w:eastAsia="Arial" w:hAnsi="Arial" w:cs="Arial"/>
                <w:color w:val="000000"/>
                <w:sz w:val="24"/>
                <w:szCs w:val="24"/>
              </w:rPr>
            </w:pPr>
            <w:r w:rsidRPr="0087672B">
              <w:rPr>
                <w:rFonts w:ascii="Arial" w:eastAsia="Arial" w:hAnsi="Arial" w:cs="Arial"/>
                <w:color w:val="000000"/>
                <w:sz w:val="24"/>
                <w:szCs w:val="24"/>
                <w:highlight w:val="green"/>
              </w:rPr>
              <w:t>&lt;imagem ao lado do texto&gt;</w:t>
            </w:r>
          </w:p>
          <w:p w14:paraId="3C9FD49F" w14:textId="178478F7" w:rsidR="00BD34C2" w:rsidRPr="0087672B" w:rsidRDefault="00BD34C2" w:rsidP="00B146B2">
            <w:pPr>
              <w:spacing w:after="120" w:line="360" w:lineRule="auto"/>
              <w:rPr>
                <w:rFonts w:ascii="Arial" w:eastAsia="Arial" w:hAnsi="Arial" w:cs="Arial"/>
                <w:color w:val="000000"/>
                <w:sz w:val="24"/>
                <w:szCs w:val="24"/>
              </w:rPr>
            </w:pPr>
            <w:r>
              <w:rPr>
                <w:rFonts w:ascii="Arial" w:eastAsia="Arial" w:hAnsi="Arial" w:cs="Arial"/>
                <w:noProof/>
                <w:color w:val="000000"/>
                <w:sz w:val="24"/>
                <w:szCs w:val="24"/>
                <w:lang w:eastAsia="pt-BR"/>
              </w:rPr>
              <w:drawing>
                <wp:inline distT="0" distB="0" distL="0" distR="0" wp14:anchorId="502151FA" wp14:editId="67AC8346">
                  <wp:extent cx="2809875" cy="187294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tyimages-1212614036-2048x2048.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10340" cy="1873250"/>
                          </a:xfrm>
                          <a:prstGeom prst="rect">
                            <a:avLst/>
                          </a:prstGeom>
                        </pic:spPr>
                      </pic:pic>
                    </a:graphicData>
                  </a:graphic>
                </wp:inline>
              </w:drawing>
            </w:r>
          </w:p>
          <w:p w14:paraId="5AACB92B" w14:textId="5819EC31" w:rsidR="00BD34C2" w:rsidRPr="0087672B" w:rsidRDefault="00BD34C2" w:rsidP="00B146B2">
            <w:pPr>
              <w:spacing w:after="120" w:line="360" w:lineRule="auto"/>
              <w:rPr>
                <w:rFonts w:ascii="Arial" w:eastAsia="Arial" w:hAnsi="Arial" w:cs="Arial"/>
                <w:color w:val="000000"/>
                <w:sz w:val="24"/>
                <w:szCs w:val="24"/>
                <w:highlight w:val="cyan"/>
              </w:rPr>
            </w:pPr>
            <w:r w:rsidRPr="00BD34C2">
              <w:rPr>
                <w:rFonts w:ascii="Arial" w:eastAsia="Arial" w:hAnsi="Arial" w:cs="Arial"/>
                <w:color w:val="000000"/>
                <w:sz w:val="24"/>
                <w:szCs w:val="24"/>
                <w:highlight w:val="cyan"/>
              </w:rPr>
              <w:t>GettyImages ID 1212614036</w:t>
            </w:r>
          </w:p>
        </w:tc>
        <w:tc>
          <w:tcPr>
            <w:tcW w:w="4499" w:type="dxa"/>
            <w:shd w:val="clear" w:color="auto" w:fill="auto"/>
          </w:tcPr>
          <w:p w14:paraId="0C3877C0" w14:textId="63F2ACF2" w:rsidR="00BD34C2" w:rsidRPr="0087672B" w:rsidRDefault="00BD34C2" w:rsidP="00250A3D">
            <w:pPr>
              <w:pStyle w:val="NormalED"/>
              <w:spacing w:line="276" w:lineRule="auto"/>
              <w:rPr>
                <w:rFonts w:eastAsia="Arial" w:cs="Arial"/>
                <w:color w:val="000000"/>
                <w:szCs w:val="24"/>
              </w:rPr>
            </w:pPr>
            <w:r w:rsidRPr="00342615">
              <w:rPr>
                <w:b/>
              </w:rPr>
              <w:t xml:space="preserve">Ambiente </w:t>
            </w:r>
            <w:r>
              <w:rPr>
                <w:b/>
              </w:rPr>
              <w:t>ex</w:t>
            </w:r>
            <w:r w:rsidRPr="00342615">
              <w:rPr>
                <w:b/>
              </w:rPr>
              <w:t>terno</w:t>
            </w:r>
            <w:r>
              <w:t xml:space="preserve"> é a realidade fora de sua empresa. É algo que está fora do poder de ação do empresário e seus gestores</w:t>
            </w:r>
            <w:r w:rsidR="00250A3D">
              <w:t>. Isso t</w:t>
            </w:r>
            <w:r>
              <w:t>orna esta análise um pouco mais complicada, mas nos ajuda a entender e prever as possibilidades que acontecem no mercado e que interferem decisivamente em nosso negócio. Normalmente relacionado com os clientes, concorrentes, fornecedores, política, legislaçã</w:t>
            </w:r>
            <w:r w:rsidR="00250A3D">
              <w:t>o, novas tecnologias, econômico. U</w:t>
            </w:r>
            <w:r>
              <w:t>m exemplo prático</w:t>
            </w:r>
            <w:r w:rsidR="00250A3D">
              <w:t>,</w:t>
            </w:r>
            <w:r>
              <w:t xml:space="preserve"> e que vivemos recentemente</w:t>
            </w:r>
            <w:r w:rsidR="00250A3D">
              <w:t>,</w:t>
            </w:r>
            <w:r>
              <w:t xml:space="preserve"> é o impacto de uma pandemia em nosso negócio. </w:t>
            </w:r>
          </w:p>
        </w:tc>
      </w:tr>
    </w:tbl>
    <w:p w14:paraId="307B3BB2" w14:textId="77777777" w:rsidR="00BD34C2" w:rsidRDefault="00BD34C2" w:rsidP="00BD34C2">
      <w:pPr>
        <w:pStyle w:val="NormalED"/>
      </w:pPr>
    </w:p>
    <w:p w14:paraId="1518E5C1" w14:textId="7322C667" w:rsidR="00BD34C2" w:rsidRDefault="00BD34C2" w:rsidP="00BD34C2">
      <w:pPr>
        <w:pStyle w:val="NormalED"/>
      </w:pPr>
      <w:r>
        <w:t>O ambiente externo também separamos em dois elementos:</w:t>
      </w:r>
    </w:p>
    <w:p w14:paraId="2F20058C" w14:textId="2E94064C" w:rsidR="0008075C" w:rsidRDefault="0008075C" w:rsidP="0008075C">
      <w:pPr>
        <w:pStyle w:val="NormalED"/>
        <w:ind w:left="2880"/>
      </w:pPr>
      <w:r w:rsidRPr="0008075C">
        <w:rPr>
          <w:noProof/>
          <w:lang w:eastAsia="pt-BR"/>
        </w:rPr>
        <mc:AlternateContent>
          <mc:Choice Requires="wps">
            <w:drawing>
              <wp:anchor distT="0" distB="0" distL="114300" distR="114300" simplePos="0" relativeHeight="251676672" behindDoc="0" locked="0" layoutInCell="1" allowOverlap="1" wp14:anchorId="78E54CE1" wp14:editId="16E14B1E">
                <wp:simplePos x="0" y="0"/>
                <wp:positionH relativeFrom="column">
                  <wp:posOffset>-2540</wp:posOffset>
                </wp:positionH>
                <wp:positionV relativeFrom="paragraph">
                  <wp:posOffset>609600</wp:posOffset>
                </wp:positionV>
                <wp:extent cx="1400175" cy="266700"/>
                <wp:effectExtent l="0" t="0" r="28575" b="19050"/>
                <wp:wrapNone/>
                <wp:docPr id="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266700"/>
                        </a:xfrm>
                        <a:prstGeom prst="rect">
                          <a:avLst/>
                        </a:prstGeom>
                        <a:solidFill>
                          <a:srgbClr val="FFFFFF"/>
                        </a:solidFill>
                        <a:ln w="9525">
                          <a:solidFill>
                            <a:srgbClr val="000000"/>
                          </a:solidFill>
                          <a:miter lim="800000"/>
                          <a:headEnd/>
                          <a:tailEnd/>
                        </a:ln>
                      </wps:spPr>
                      <wps:txbx>
                        <w:txbxContent>
                          <w:p w14:paraId="3A30F83F" w14:textId="2DB20C0F" w:rsidR="0037253A" w:rsidRPr="00BD34C2" w:rsidRDefault="0037253A" w:rsidP="0008075C">
                            <w:pPr>
                              <w:jc w:val="center"/>
                              <w:rPr>
                                <w:rFonts w:ascii="Arial" w:hAnsi="Arial" w:cs="Arial"/>
                                <w:sz w:val="24"/>
                                <w:szCs w:val="24"/>
                              </w:rPr>
                            </w:pPr>
                            <w:r>
                              <w:rPr>
                                <w:rFonts w:ascii="Arial" w:hAnsi="Arial" w:cs="Arial"/>
                                <w:sz w:val="24"/>
                                <w:szCs w:val="24"/>
                              </w:rPr>
                              <w:t>Ameaças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8E54CE1" id="_x0000_s1031" type="#_x0000_t202" style="position:absolute;left:0;text-align:left;margin-left:-.2pt;margin-top:48pt;width:110.25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">
                <v:textbox>
                  <w:txbxContent>
                    <w:p w14:paraId="3A30F83F" w14:textId="2DB20C0F" w:rsidR="00BD5BEF" w:rsidRPr="00BD34C2" w:rsidRDefault="00BD5BEF" w:rsidP="0008075C">
                      <w:pPr>
                        <w:jc w:val="center"/>
                        <w:rPr>
                          <w:rFonts w:ascii="Arial" w:hAnsi="Arial" w:cs="Arial"/>
                          <w:sz w:val="24"/>
                          <w:szCs w:val="24"/>
                        </w:rPr>
                      </w:pPr>
                      <w:r>
                        <w:rPr>
                          <w:rFonts w:ascii="Arial" w:hAnsi="Arial" w:cs="Arial"/>
                          <w:sz w:val="24"/>
                          <w:szCs w:val="24"/>
                        </w:rPr>
                        <w:t>Ameaças</w:t>
                      </w:r>
                    </w:p>
                  </w:txbxContent>
                </v:textbox>
              </v:shape>
            </w:pict>
          </mc:Fallback>
        </mc:AlternateContent>
      </w:r>
      <w:r w:rsidRPr="0008075C">
        <w:rPr>
          <w:noProof/>
          <w:lang w:eastAsia="pt-BR"/>
        </w:rPr>
        <mc:AlternateContent>
          <mc:Choice Requires="wps">
            <w:drawing>
              <wp:anchor distT="0" distB="0" distL="114300" distR="114300" simplePos="0" relativeHeight="251677696" behindDoc="0" locked="0" layoutInCell="1" allowOverlap="1" wp14:anchorId="512AD0BC" wp14:editId="57E5C37B">
                <wp:simplePos x="0" y="0"/>
                <wp:positionH relativeFrom="column">
                  <wp:posOffset>1359535</wp:posOffset>
                </wp:positionH>
                <wp:positionV relativeFrom="paragraph">
                  <wp:posOffset>171450</wp:posOffset>
                </wp:positionV>
                <wp:extent cx="276225" cy="0"/>
                <wp:effectExtent l="0" t="76200" r="28575" b="114300"/>
                <wp:wrapNone/>
                <wp:docPr id="27" name="Conector de seta reta 27"/>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9ADB1A3" id="Conector de seta reta 27" o:spid="_x0000_s1026" type="#_x0000_t32" style="position:absolute;margin-left:107.05pt;margin-top:13.5pt;width:21.7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" strokecolor="#4579b8 [3044]">
                <v:stroke endarrow="open"/>
              </v:shape>
            </w:pict>
          </mc:Fallback>
        </mc:AlternateContent>
      </w:r>
      <w:r w:rsidRPr="0008075C">
        <w:rPr>
          <w:noProof/>
          <w:lang w:eastAsia="pt-BR"/>
        </w:rPr>
        <mc:AlternateContent>
          <mc:Choice Requires="wps">
            <w:drawing>
              <wp:anchor distT="0" distB="0" distL="114300" distR="114300" simplePos="0" relativeHeight="251675648" behindDoc="0" locked="0" layoutInCell="1" allowOverlap="1" wp14:anchorId="4EAEF7DA" wp14:editId="7FC270C4">
                <wp:simplePos x="0" y="0"/>
                <wp:positionH relativeFrom="column">
                  <wp:posOffset>-2540</wp:posOffset>
                </wp:positionH>
                <wp:positionV relativeFrom="paragraph">
                  <wp:posOffset>76200</wp:posOffset>
                </wp:positionV>
                <wp:extent cx="1400175" cy="266700"/>
                <wp:effectExtent l="0" t="0" r="28575" b="19050"/>
                <wp:wrapNone/>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266700"/>
                        </a:xfrm>
                        <a:prstGeom prst="rect">
                          <a:avLst/>
                        </a:prstGeom>
                        <a:solidFill>
                          <a:srgbClr val="FFFFFF"/>
                        </a:solidFill>
                        <a:ln w="9525">
                          <a:solidFill>
                            <a:srgbClr val="000000"/>
                          </a:solidFill>
                          <a:miter lim="800000"/>
                          <a:headEnd/>
                          <a:tailEnd/>
                        </a:ln>
                      </wps:spPr>
                      <wps:txbx>
                        <w:txbxContent>
                          <w:p w14:paraId="527A736C" w14:textId="0AA53EB6" w:rsidR="0037253A" w:rsidRPr="0008075C" w:rsidRDefault="0037253A" w:rsidP="0008075C">
                            <w:pPr>
                              <w:jc w:val="center"/>
                              <w:rPr>
                                <w:rFonts w:ascii="Arial" w:hAnsi="Arial" w:cs="Arial"/>
                                <w:sz w:val="24"/>
                                <w:szCs w:val="24"/>
                              </w:rPr>
                            </w:pPr>
                            <w:r>
                              <w:rPr>
                                <w:rFonts w:ascii="Arial" w:hAnsi="Arial" w:cs="Arial"/>
                                <w:sz w:val="24"/>
                                <w:szCs w:val="24"/>
                              </w:rPr>
                              <w:t>O</w:t>
                            </w:r>
                            <w:r w:rsidRPr="0008075C">
                              <w:rPr>
                                <w:rFonts w:ascii="Arial" w:hAnsi="Arial" w:cs="Arial"/>
                                <w:sz w:val="24"/>
                                <w:szCs w:val="24"/>
                              </w:rPr>
                              <w:t>portunidades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EAEF7DA" id="_x0000_s1032" type="#_x0000_t202" style="position:absolute;left:0;text-align:left;margin-left:-.2pt;margin-top:6pt;width:110.2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">
                <v:textbox>
                  <w:txbxContent>
                    <w:p w14:paraId="527A736C" w14:textId="0AA53EB6" w:rsidR="00BD5BEF" w:rsidRPr="0008075C" w:rsidRDefault="00BD5BEF" w:rsidP="0008075C">
                      <w:pPr>
                        <w:jc w:val="center"/>
                        <w:rPr>
                          <w:rFonts w:ascii="Arial" w:hAnsi="Arial" w:cs="Arial"/>
                          <w:sz w:val="24"/>
                          <w:szCs w:val="24"/>
                        </w:rPr>
                      </w:pPr>
                      <w:r>
                        <w:rPr>
                          <w:rFonts w:ascii="Arial" w:hAnsi="Arial" w:cs="Arial"/>
                          <w:sz w:val="24"/>
                          <w:szCs w:val="24"/>
                        </w:rPr>
                        <w:t>O</w:t>
                      </w:r>
                      <w:r w:rsidRPr="0008075C">
                        <w:rPr>
                          <w:rFonts w:ascii="Arial" w:hAnsi="Arial" w:cs="Arial"/>
                          <w:sz w:val="24"/>
                          <w:szCs w:val="24"/>
                        </w:rPr>
                        <w:t>portunidades</w:t>
                      </w:r>
                    </w:p>
                  </w:txbxContent>
                </v:textbox>
              </v:shape>
            </w:pict>
          </mc:Fallback>
        </mc:AlternateContent>
      </w:r>
      <w:r w:rsidRPr="0008075C">
        <w:t>refletem em coisas boas para a empresa, influencia a empresa de forma positiva</w:t>
      </w:r>
      <w:r>
        <w:t>.</w:t>
      </w:r>
    </w:p>
    <w:p w14:paraId="18329C54" w14:textId="74C184DF" w:rsidR="0008075C" w:rsidRDefault="0008075C" w:rsidP="0008075C">
      <w:pPr>
        <w:pStyle w:val="NormalED"/>
        <w:ind w:left="2880"/>
      </w:pPr>
      <w:r w:rsidRPr="0008075C">
        <w:rPr>
          <w:noProof/>
          <w:lang w:eastAsia="pt-BR"/>
        </w:rPr>
        <mc:AlternateContent>
          <mc:Choice Requires="wps">
            <w:drawing>
              <wp:anchor distT="0" distB="0" distL="114300" distR="114300" simplePos="0" relativeHeight="251678720" behindDoc="0" locked="0" layoutInCell="1" allowOverlap="1" wp14:anchorId="1618EDBE" wp14:editId="58B34781">
                <wp:simplePos x="0" y="0"/>
                <wp:positionH relativeFrom="column">
                  <wp:posOffset>1397635</wp:posOffset>
                </wp:positionH>
                <wp:positionV relativeFrom="paragraph">
                  <wp:posOffset>125095</wp:posOffset>
                </wp:positionV>
                <wp:extent cx="276225" cy="0"/>
                <wp:effectExtent l="0" t="76200" r="28575" b="114300"/>
                <wp:wrapNone/>
                <wp:docPr id="514385988" name="Conector de seta reta 514385988"/>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44AE93D" id="Conector de seta reta 514385988" o:spid="_x0000_s1026" type="#_x0000_t32" style="position:absolute;margin-left:110.05pt;margin-top:9.85pt;width:21.7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" strokecolor="#4579b8 [3044]">
                <v:stroke endarrow="open"/>
              </v:shape>
            </w:pict>
          </mc:Fallback>
        </mc:AlternateContent>
      </w:r>
      <w:r>
        <w:t>tudo aquilo que influencia a empresa de forma negativa, prejudica a competitividade da empresa.</w:t>
      </w:r>
    </w:p>
    <w:p w14:paraId="38B06731" w14:textId="77777777" w:rsidR="0008075C" w:rsidRDefault="0008075C" w:rsidP="0008075C">
      <w:pPr>
        <w:pStyle w:val="SemEspaamento"/>
        <w:spacing w:line="276" w:lineRule="auto"/>
      </w:pPr>
    </w:p>
    <w:p w14:paraId="07C04F3D" w14:textId="28B2554F" w:rsidR="0008075C" w:rsidRDefault="0008075C" w:rsidP="0008075C">
      <w:pPr>
        <w:pStyle w:val="SemEspaamento"/>
        <w:spacing w:line="276" w:lineRule="auto"/>
      </w:pPr>
      <w:r w:rsidRPr="0008075C">
        <w:t>O que acontece neste ambiente é algo que dificilmente uma empresa é capaz de alterar, mas é altamente impactada por tudo que acontece.</w:t>
      </w:r>
    </w:p>
    <w:p w14:paraId="5ABF9991" w14:textId="03734192" w:rsidR="0008075C" w:rsidRPr="009928D7" w:rsidRDefault="0008075C" w:rsidP="002C79D0">
      <w:pPr>
        <w:pStyle w:val="SemEspaamento"/>
      </w:pPr>
      <w:r>
        <w:t>Chegou a hora de ver isso na prática.</w:t>
      </w:r>
    </w:p>
    <w:tbl>
      <w:tblPr>
        <w:tblStyle w:val="Tabelacomgrade"/>
        <w:tblW w:w="0" w:type="auto"/>
        <w:tblLook w:val="04A0" w:firstRow="1" w:lastRow="0" w:firstColumn="1" w:lastColumn="0" w:noHBand="0" w:noVBand="1"/>
      </w:tblPr>
      <w:tblGrid>
        <w:gridCol w:w="9209"/>
      </w:tblGrid>
      <w:tr w:rsidR="002C79D0" w14:paraId="64E724AD" w14:textId="77777777" w:rsidTr="00273E90">
        <w:tc>
          <w:tcPr>
            <w:tcW w:w="9209" w:type="dxa"/>
          </w:tcPr>
          <w:p w14:paraId="20A494A4" w14:textId="693B5CE9" w:rsidR="002C79D0" w:rsidRDefault="0008075C" w:rsidP="00273E90">
            <w:pPr>
              <w:spacing w:before="240" w:after="240"/>
              <w:rPr>
                <w:rFonts w:ascii="Arial" w:eastAsia="Arial" w:hAnsi="Arial" w:cs="Arial"/>
                <w:bCs/>
                <w:sz w:val="24"/>
                <w:szCs w:val="24"/>
              </w:rPr>
            </w:pPr>
            <w:r w:rsidRPr="009658B9">
              <w:rPr>
                <w:rFonts w:ascii="Arial" w:eastAsia="Arial" w:hAnsi="Arial" w:cs="Arial"/>
                <w:color w:val="000000"/>
                <w:sz w:val="24"/>
                <w:szCs w:val="24"/>
                <w:highlight w:val="green"/>
              </w:rPr>
              <w:t xml:space="preserve">&lt;Recurso Educacional </w:t>
            </w:r>
            <w:r w:rsidRPr="009658B9">
              <w:rPr>
                <w:rFonts w:ascii="Arial" w:eastAsia="Arial" w:hAnsi="Arial" w:cs="Arial"/>
                <w:b/>
                <w:color w:val="000000"/>
                <w:sz w:val="24"/>
                <w:szCs w:val="24"/>
                <w:highlight w:val="green"/>
              </w:rPr>
              <w:t>“</w:t>
            </w:r>
            <w:r>
              <w:rPr>
                <w:rFonts w:ascii="Arial" w:eastAsia="Arial" w:hAnsi="Arial" w:cs="Arial"/>
                <w:b/>
                <w:color w:val="000000"/>
                <w:sz w:val="24"/>
                <w:szCs w:val="24"/>
                <w:highlight w:val="green"/>
              </w:rPr>
              <w:t>Mão na massa</w:t>
            </w:r>
            <w:r w:rsidRPr="009658B9">
              <w:rPr>
                <w:rFonts w:ascii="Arial" w:eastAsia="Arial" w:hAnsi="Arial" w:cs="Arial"/>
                <w:b/>
                <w:color w:val="000000"/>
                <w:sz w:val="24"/>
                <w:szCs w:val="24"/>
                <w:highlight w:val="green"/>
              </w:rPr>
              <w:t>”</w:t>
            </w:r>
            <w:r w:rsidRPr="009658B9">
              <w:rPr>
                <w:rFonts w:ascii="Arial" w:eastAsia="Arial" w:hAnsi="Arial" w:cs="Arial"/>
                <w:color w:val="000000"/>
                <w:sz w:val="24"/>
                <w:szCs w:val="24"/>
                <w:highlight w:val="green"/>
              </w:rPr>
              <w:t>&gt;</w:t>
            </w:r>
          </w:p>
        </w:tc>
      </w:tr>
      <w:tr w:rsidR="002C79D0" w14:paraId="79E90778" w14:textId="77777777" w:rsidTr="00273E90">
        <w:tc>
          <w:tcPr>
            <w:tcW w:w="9209" w:type="dxa"/>
          </w:tcPr>
          <w:p w14:paraId="1276FD88" w14:textId="5591AE99" w:rsidR="002C79D0" w:rsidRDefault="0008075C" w:rsidP="002C79D0">
            <w:pPr>
              <w:pStyle w:val="SemEspaamento"/>
              <w:spacing w:line="276" w:lineRule="auto"/>
              <w:rPr>
                <w:bCs/>
                <w:szCs w:val="24"/>
              </w:rPr>
            </w:pPr>
            <w:r>
              <w:t>Como na atividade anterior</w:t>
            </w:r>
            <w:r w:rsidR="00250A3D">
              <w:t>, responda à</w:t>
            </w:r>
            <w:r>
              <w:t>s questões abaixo, seja realista e considere a situação atual do ambiente</w:t>
            </w:r>
            <w:r w:rsidR="00250A3D">
              <w:t>,</w:t>
            </w:r>
            <w:r>
              <w:t xml:space="preserve"> como ele está e não como a deseja.</w:t>
            </w:r>
          </w:p>
        </w:tc>
      </w:tr>
      <w:tr w:rsidR="0008075C" w14:paraId="004F903E" w14:textId="77777777" w:rsidTr="00273E90">
        <w:tc>
          <w:tcPr>
            <w:tcW w:w="9209" w:type="dxa"/>
          </w:tcPr>
          <w:tbl>
            <w:tblPr>
              <w:tblW w:w="8642" w:type="dxa"/>
              <w:tblCellMar>
                <w:left w:w="70" w:type="dxa"/>
                <w:right w:w="70" w:type="dxa"/>
              </w:tblCellMar>
              <w:tblLook w:val="04A0" w:firstRow="1" w:lastRow="0" w:firstColumn="1" w:lastColumn="0" w:noHBand="0" w:noVBand="1"/>
            </w:tblPr>
            <w:tblGrid>
              <w:gridCol w:w="6516"/>
              <w:gridCol w:w="1134"/>
              <w:gridCol w:w="992"/>
            </w:tblGrid>
            <w:tr w:rsidR="0008075C" w:rsidRPr="0027490D" w14:paraId="2DD19135" w14:textId="77777777" w:rsidTr="0008075C">
              <w:trPr>
                <w:trHeight w:val="300"/>
              </w:trPr>
              <w:tc>
                <w:tcPr>
                  <w:tcW w:w="651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7F39EA9" w14:textId="77777777" w:rsidR="0008075C" w:rsidRPr="0008075C" w:rsidRDefault="0008075C" w:rsidP="00B146B2">
                  <w:pPr>
                    <w:spacing w:after="0" w:line="240" w:lineRule="auto"/>
                    <w:jc w:val="center"/>
                    <w:rPr>
                      <w:rFonts w:ascii="Arial" w:eastAsia="Times New Roman" w:hAnsi="Arial" w:cs="Arial"/>
                      <w:b/>
                      <w:bCs/>
                      <w:color w:val="000000"/>
                      <w:sz w:val="24"/>
                      <w:szCs w:val="24"/>
                      <w:lang w:eastAsia="pt-BR"/>
                    </w:rPr>
                  </w:pPr>
                  <w:r w:rsidRPr="0008075C">
                    <w:rPr>
                      <w:rFonts w:ascii="Arial" w:eastAsia="Times New Roman" w:hAnsi="Arial" w:cs="Arial"/>
                      <w:b/>
                      <w:bCs/>
                      <w:color w:val="000000"/>
                      <w:sz w:val="24"/>
                      <w:szCs w:val="24"/>
                      <w:lang w:eastAsia="pt-BR"/>
                    </w:rPr>
                    <w:t>Situação atual</w:t>
                  </w:r>
                </w:p>
              </w:tc>
              <w:tc>
                <w:tcPr>
                  <w:tcW w:w="1134" w:type="dxa"/>
                  <w:tcBorders>
                    <w:top w:val="single" w:sz="4" w:space="0" w:color="auto"/>
                    <w:left w:val="nil"/>
                    <w:bottom w:val="single" w:sz="4" w:space="0" w:color="auto"/>
                    <w:right w:val="single" w:sz="4" w:space="0" w:color="auto"/>
                  </w:tcBorders>
                  <w:shd w:val="clear" w:color="000000" w:fill="FFFFFF"/>
                  <w:noWrap/>
                  <w:vAlign w:val="center"/>
                  <w:hideMark/>
                </w:tcPr>
                <w:p w14:paraId="181A9CAD" w14:textId="77777777" w:rsidR="0008075C" w:rsidRPr="0008075C" w:rsidRDefault="0008075C" w:rsidP="00B146B2">
                  <w:pPr>
                    <w:spacing w:after="0" w:line="240" w:lineRule="auto"/>
                    <w:jc w:val="center"/>
                    <w:rPr>
                      <w:rFonts w:ascii="Arial" w:eastAsia="Times New Roman" w:hAnsi="Arial" w:cs="Arial"/>
                      <w:b/>
                      <w:bCs/>
                      <w:color w:val="000000"/>
                      <w:sz w:val="24"/>
                      <w:szCs w:val="24"/>
                      <w:lang w:eastAsia="pt-BR"/>
                    </w:rPr>
                  </w:pPr>
                  <w:r w:rsidRPr="0008075C">
                    <w:rPr>
                      <w:rFonts w:ascii="Arial" w:eastAsia="Times New Roman" w:hAnsi="Arial" w:cs="Arial"/>
                      <w:b/>
                      <w:bCs/>
                      <w:color w:val="000000"/>
                      <w:sz w:val="24"/>
                      <w:szCs w:val="24"/>
                      <w:lang w:eastAsia="pt-BR"/>
                    </w:rPr>
                    <w:t>SIM</w:t>
                  </w:r>
                </w:p>
              </w:tc>
              <w:tc>
                <w:tcPr>
                  <w:tcW w:w="992" w:type="dxa"/>
                  <w:tcBorders>
                    <w:top w:val="single" w:sz="4" w:space="0" w:color="auto"/>
                    <w:left w:val="nil"/>
                    <w:bottom w:val="single" w:sz="4" w:space="0" w:color="auto"/>
                    <w:right w:val="single" w:sz="4" w:space="0" w:color="auto"/>
                  </w:tcBorders>
                  <w:shd w:val="clear" w:color="000000" w:fill="FFFFFF"/>
                  <w:noWrap/>
                  <w:vAlign w:val="center"/>
                  <w:hideMark/>
                </w:tcPr>
                <w:p w14:paraId="4FF9662C" w14:textId="77777777" w:rsidR="0008075C" w:rsidRPr="0008075C" w:rsidRDefault="0008075C" w:rsidP="00B146B2">
                  <w:pPr>
                    <w:spacing w:after="0" w:line="240" w:lineRule="auto"/>
                    <w:jc w:val="center"/>
                    <w:rPr>
                      <w:rFonts w:ascii="Arial" w:eastAsia="Times New Roman" w:hAnsi="Arial" w:cs="Arial"/>
                      <w:b/>
                      <w:bCs/>
                      <w:color w:val="000000"/>
                      <w:sz w:val="24"/>
                      <w:szCs w:val="24"/>
                      <w:lang w:eastAsia="pt-BR"/>
                    </w:rPr>
                  </w:pPr>
                  <w:r w:rsidRPr="0008075C">
                    <w:rPr>
                      <w:rFonts w:ascii="Arial" w:eastAsia="Times New Roman" w:hAnsi="Arial" w:cs="Arial"/>
                      <w:b/>
                      <w:bCs/>
                      <w:color w:val="000000"/>
                      <w:sz w:val="24"/>
                      <w:szCs w:val="24"/>
                      <w:lang w:eastAsia="pt-BR"/>
                    </w:rPr>
                    <w:t>NÃO</w:t>
                  </w:r>
                </w:p>
              </w:tc>
            </w:tr>
            <w:tr w:rsidR="0008075C" w:rsidRPr="0027490D" w14:paraId="006EBC92" w14:textId="77777777" w:rsidTr="0008075C">
              <w:trPr>
                <w:trHeight w:val="300"/>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5BBC7552" w14:textId="77777777" w:rsidR="0008075C" w:rsidRPr="0008075C" w:rsidRDefault="0008075C" w:rsidP="00B146B2">
                  <w:pPr>
                    <w:spacing w:after="0" w:line="240" w:lineRule="auto"/>
                    <w:rPr>
                      <w:rFonts w:ascii="Arial" w:eastAsia="Times New Roman" w:hAnsi="Arial" w:cs="Arial"/>
                      <w:color w:val="000000"/>
                      <w:sz w:val="24"/>
                      <w:szCs w:val="24"/>
                      <w:lang w:eastAsia="pt-BR"/>
                    </w:rPr>
                  </w:pPr>
                  <w:r w:rsidRPr="0008075C">
                    <w:rPr>
                      <w:rFonts w:ascii="Arial" w:eastAsia="Times New Roman" w:hAnsi="Arial" w:cs="Arial"/>
                      <w:color w:val="000000"/>
                      <w:sz w:val="24"/>
                      <w:szCs w:val="24"/>
                      <w:lang w:eastAsia="pt-BR"/>
                    </w:rPr>
                    <w:t>A economia atualmente está em crescimento?</w:t>
                  </w:r>
                </w:p>
              </w:tc>
              <w:tc>
                <w:tcPr>
                  <w:tcW w:w="1134" w:type="dxa"/>
                  <w:tcBorders>
                    <w:top w:val="nil"/>
                    <w:left w:val="nil"/>
                    <w:bottom w:val="single" w:sz="4" w:space="0" w:color="auto"/>
                    <w:right w:val="single" w:sz="4" w:space="0" w:color="auto"/>
                  </w:tcBorders>
                  <w:shd w:val="clear" w:color="000000" w:fill="FFFFFF"/>
                  <w:noWrap/>
                  <w:vAlign w:val="center"/>
                  <w:hideMark/>
                </w:tcPr>
                <w:p w14:paraId="67EDA72C" w14:textId="77777777" w:rsidR="0008075C" w:rsidRPr="0008075C" w:rsidRDefault="0008075C" w:rsidP="00B146B2">
                  <w:pPr>
                    <w:spacing w:after="0" w:line="240" w:lineRule="auto"/>
                    <w:rPr>
                      <w:rFonts w:ascii="Arial" w:eastAsia="Times New Roman" w:hAnsi="Arial" w:cs="Arial"/>
                      <w:color w:val="000000"/>
                      <w:sz w:val="24"/>
                      <w:szCs w:val="24"/>
                      <w:lang w:eastAsia="pt-BR"/>
                    </w:rPr>
                  </w:pPr>
                  <w:r w:rsidRPr="0008075C">
                    <w:rPr>
                      <w:rFonts w:ascii="Arial" w:eastAsia="Times New Roman" w:hAnsi="Arial" w:cs="Arial"/>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FFFFFF"/>
                  <w:vAlign w:val="center"/>
                  <w:hideMark/>
                </w:tcPr>
                <w:p w14:paraId="233341C4" w14:textId="77777777" w:rsidR="0008075C" w:rsidRPr="0008075C" w:rsidRDefault="0008075C" w:rsidP="0008075C">
                  <w:pPr>
                    <w:spacing w:after="0" w:line="240" w:lineRule="auto"/>
                    <w:ind w:firstLineChars="200" w:firstLine="480"/>
                    <w:rPr>
                      <w:rFonts w:ascii="Arial" w:eastAsia="Times New Roman" w:hAnsi="Arial" w:cs="Arial"/>
                      <w:color w:val="000000"/>
                      <w:sz w:val="24"/>
                      <w:szCs w:val="24"/>
                      <w:lang w:eastAsia="pt-BR"/>
                    </w:rPr>
                  </w:pPr>
                  <w:r w:rsidRPr="0008075C">
                    <w:rPr>
                      <w:rFonts w:ascii="Arial" w:eastAsia="Times New Roman" w:hAnsi="Arial" w:cs="Arial"/>
                      <w:color w:val="000000"/>
                      <w:sz w:val="24"/>
                      <w:szCs w:val="24"/>
                      <w:lang w:eastAsia="pt-BR"/>
                    </w:rPr>
                    <w:t> </w:t>
                  </w:r>
                </w:p>
              </w:tc>
            </w:tr>
            <w:tr w:rsidR="0008075C" w:rsidRPr="0027490D" w14:paraId="15EAAD69" w14:textId="77777777" w:rsidTr="0008075C">
              <w:trPr>
                <w:trHeight w:val="600"/>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3344E1A4" w14:textId="77777777" w:rsidR="0008075C" w:rsidRPr="0008075C" w:rsidRDefault="0008075C" w:rsidP="00B146B2">
                  <w:pPr>
                    <w:spacing w:after="0" w:line="240" w:lineRule="auto"/>
                    <w:rPr>
                      <w:rFonts w:ascii="Arial" w:eastAsia="Times New Roman" w:hAnsi="Arial" w:cs="Arial"/>
                      <w:color w:val="000000"/>
                      <w:sz w:val="24"/>
                      <w:szCs w:val="24"/>
                      <w:lang w:eastAsia="pt-BR"/>
                    </w:rPr>
                  </w:pPr>
                  <w:r w:rsidRPr="0008075C">
                    <w:rPr>
                      <w:rFonts w:ascii="Arial" w:eastAsia="Times New Roman" w:hAnsi="Arial" w:cs="Arial"/>
                      <w:color w:val="000000"/>
                      <w:sz w:val="24"/>
                      <w:szCs w:val="24"/>
                      <w:lang w:eastAsia="pt-BR"/>
                    </w:rPr>
                    <w:t>O governo está sinalizando com benefícios fiscais para seu segmento?</w:t>
                  </w:r>
                </w:p>
              </w:tc>
              <w:tc>
                <w:tcPr>
                  <w:tcW w:w="1134" w:type="dxa"/>
                  <w:tcBorders>
                    <w:top w:val="nil"/>
                    <w:left w:val="nil"/>
                    <w:bottom w:val="single" w:sz="4" w:space="0" w:color="auto"/>
                    <w:right w:val="single" w:sz="4" w:space="0" w:color="auto"/>
                  </w:tcBorders>
                  <w:shd w:val="clear" w:color="000000" w:fill="FFFFFF"/>
                  <w:noWrap/>
                  <w:vAlign w:val="center"/>
                  <w:hideMark/>
                </w:tcPr>
                <w:p w14:paraId="749117AF" w14:textId="77777777" w:rsidR="0008075C" w:rsidRPr="0008075C" w:rsidRDefault="0008075C" w:rsidP="00B146B2">
                  <w:pPr>
                    <w:spacing w:after="0" w:line="240" w:lineRule="auto"/>
                    <w:rPr>
                      <w:rFonts w:ascii="Arial" w:eastAsia="Times New Roman" w:hAnsi="Arial" w:cs="Arial"/>
                      <w:color w:val="000000"/>
                      <w:sz w:val="24"/>
                      <w:szCs w:val="24"/>
                      <w:lang w:eastAsia="pt-BR"/>
                    </w:rPr>
                  </w:pPr>
                  <w:r w:rsidRPr="0008075C">
                    <w:rPr>
                      <w:rFonts w:ascii="Arial" w:eastAsia="Times New Roman" w:hAnsi="Arial" w:cs="Arial"/>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FFFFFF"/>
                  <w:vAlign w:val="center"/>
                  <w:hideMark/>
                </w:tcPr>
                <w:p w14:paraId="7D46885F" w14:textId="77777777" w:rsidR="0008075C" w:rsidRPr="0008075C" w:rsidRDefault="0008075C" w:rsidP="0008075C">
                  <w:pPr>
                    <w:spacing w:after="0" w:line="240" w:lineRule="auto"/>
                    <w:ind w:firstLineChars="200" w:firstLine="480"/>
                    <w:rPr>
                      <w:rFonts w:ascii="Arial" w:eastAsia="Times New Roman" w:hAnsi="Arial" w:cs="Arial"/>
                      <w:color w:val="000000"/>
                      <w:sz w:val="24"/>
                      <w:szCs w:val="24"/>
                      <w:lang w:eastAsia="pt-BR"/>
                    </w:rPr>
                  </w:pPr>
                  <w:r w:rsidRPr="0008075C">
                    <w:rPr>
                      <w:rFonts w:ascii="Arial" w:eastAsia="Times New Roman" w:hAnsi="Arial" w:cs="Arial"/>
                      <w:color w:val="000000"/>
                      <w:sz w:val="24"/>
                      <w:szCs w:val="24"/>
                      <w:lang w:eastAsia="pt-BR"/>
                    </w:rPr>
                    <w:t> </w:t>
                  </w:r>
                </w:p>
              </w:tc>
            </w:tr>
            <w:tr w:rsidR="0008075C" w:rsidRPr="0027490D" w14:paraId="0BB8501C" w14:textId="77777777" w:rsidTr="0008075C">
              <w:trPr>
                <w:trHeight w:val="300"/>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670B4339" w14:textId="77777777" w:rsidR="0008075C" w:rsidRPr="0008075C" w:rsidRDefault="0008075C" w:rsidP="00B146B2">
                  <w:pPr>
                    <w:spacing w:after="0" w:line="240" w:lineRule="auto"/>
                    <w:rPr>
                      <w:rFonts w:ascii="Arial" w:eastAsia="Times New Roman" w:hAnsi="Arial" w:cs="Arial"/>
                      <w:color w:val="000000"/>
                      <w:sz w:val="24"/>
                      <w:szCs w:val="24"/>
                      <w:lang w:eastAsia="pt-BR"/>
                    </w:rPr>
                  </w:pPr>
                  <w:r w:rsidRPr="0008075C">
                    <w:rPr>
                      <w:rFonts w:ascii="Arial" w:eastAsia="Times New Roman" w:hAnsi="Arial" w:cs="Arial"/>
                      <w:color w:val="000000"/>
                      <w:sz w:val="24"/>
                      <w:szCs w:val="24"/>
                      <w:lang w:eastAsia="pt-BR"/>
                    </w:rPr>
                    <w:t>Tenho poucos concorrentes?</w:t>
                  </w:r>
                </w:p>
              </w:tc>
              <w:tc>
                <w:tcPr>
                  <w:tcW w:w="1134" w:type="dxa"/>
                  <w:tcBorders>
                    <w:top w:val="nil"/>
                    <w:left w:val="nil"/>
                    <w:bottom w:val="single" w:sz="4" w:space="0" w:color="auto"/>
                    <w:right w:val="single" w:sz="4" w:space="0" w:color="auto"/>
                  </w:tcBorders>
                  <w:shd w:val="clear" w:color="000000" w:fill="FFFFFF"/>
                  <w:noWrap/>
                  <w:vAlign w:val="center"/>
                  <w:hideMark/>
                </w:tcPr>
                <w:p w14:paraId="361ED6BF" w14:textId="77777777" w:rsidR="0008075C" w:rsidRPr="0008075C" w:rsidRDefault="0008075C" w:rsidP="00B146B2">
                  <w:pPr>
                    <w:spacing w:after="0" w:line="240" w:lineRule="auto"/>
                    <w:rPr>
                      <w:rFonts w:ascii="Arial" w:eastAsia="Times New Roman" w:hAnsi="Arial" w:cs="Arial"/>
                      <w:color w:val="000000"/>
                      <w:sz w:val="24"/>
                      <w:szCs w:val="24"/>
                      <w:lang w:eastAsia="pt-BR"/>
                    </w:rPr>
                  </w:pPr>
                  <w:r w:rsidRPr="0008075C">
                    <w:rPr>
                      <w:rFonts w:ascii="Arial" w:eastAsia="Times New Roman" w:hAnsi="Arial" w:cs="Arial"/>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FFFFFF"/>
                  <w:vAlign w:val="center"/>
                  <w:hideMark/>
                </w:tcPr>
                <w:p w14:paraId="58212C96" w14:textId="77777777" w:rsidR="0008075C" w:rsidRPr="0008075C" w:rsidRDefault="0008075C" w:rsidP="0008075C">
                  <w:pPr>
                    <w:spacing w:after="0" w:line="240" w:lineRule="auto"/>
                    <w:ind w:firstLineChars="200" w:firstLine="480"/>
                    <w:rPr>
                      <w:rFonts w:ascii="Arial" w:eastAsia="Times New Roman" w:hAnsi="Arial" w:cs="Arial"/>
                      <w:color w:val="000000"/>
                      <w:sz w:val="24"/>
                      <w:szCs w:val="24"/>
                      <w:lang w:eastAsia="pt-BR"/>
                    </w:rPr>
                  </w:pPr>
                  <w:r w:rsidRPr="0008075C">
                    <w:rPr>
                      <w:rFonts w:ascii="Arial" w:eastAsia="Times New Roman" w:hAnsi="Arial" w:cs="Arial"/>
                      <w:color w:val="000000"/>
                      <w:sz w:val="24"/>
                      <w:szCs w:val="24"/>
                      <w:lang w:eastAsia="pt-BR"/>
                    </w:rPr>
                    <w:t> </w:t>
                  </w:r>
                </w:p>
              </w:tc>
            </w:tr>
            <w:tr w:rsidR="0008075C" w:rsidRPr="0027490D" w14:paraId="735D90FC" w14:textId="77777777" w:rsidTr="0008075C">
              <w:trPr>
                <w:trHeight w:val="300"/>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38E5FEF1" w14:textId="77777777" w:rsidR="0008075C" w:rsidRPr="0008075C" w:rsidRDefault="0008075C" w:rsidP="00B146B2">
                  <w:pPr>
                    <w:spacing w:after="0" w:line="240" w:lineRule="auto"/>
                    <w:rPr>
                      <w:rFonts w:ascii="Arial" w:eastAsia="Times New Roman" w:hAnsi="Arial" w:cs="Arial"/>
                      <w:color w:val="000000"/>
                      <w:sz w:val="24"/>
                      <w:szCs w:val="24"/>
                      <w:lang w:eastAsia="pt-BR"/>
                    </w:rPr>
                  </w:pPr>
                  <w:r w:rsidRPr="0008075C">
                    <w:rPr>
                      <w:rFonts w:ascii="Arial" w:eastAsia="Times New Roman" w:hAnsi="Arial" w:cs="Arial"/>
                      <w:color w:val="000000"/>
                      <w:sz w:val="24"/>
                      <w:szCs w:val="24"/>
                      <w:lang w:eastAsia="pt-BR"/>
                    </w:rPr>
                    <w:t>Tenho possibilidade de criar parcerias?</w:t>
                  </w:r>
                </w:p>
              </w:tc>
              <w:tc>
                <w:tcPr>
                  <w:tcW w:w="1134" w:type="dxa"/>
                  <w:tcBorders>
                    <w:top w:val="nil"/>
                    <w:left w:val="nil"/>
                    <w:bottom w:val="single" w:sz="4" w:space="0" w:color="auto"/>
                    <w:right w:val="single" w:sz="4" w:space="0" w:color="auto"/>
                  </w:tcBorders>
                  <w:shd w:val="clear" w:color="000000" w:fill="FFFFFF"/>
                  <w:noWrap/>
                  <w:vAlign w:val="center"/>
                  <w:hideMark/>
                </w:tcPr>
                <w:p w14:paraId="6A7222F0" w14:textId="77777777" w:rsidR="0008075C" w:rsidRPr="0008075C" w:rsidRDefault="0008075C" w:rsidP="00B146B2">
                  <w:pPr>
                    <w:spacing w:after="0" w:line="240" w:lineRule="auto"/>
                    <w:rPr>
                      <w:rFonts w:ascii="Arial" w:eastAsia="Times New Roman" w:hAnsi="Arial" w:cs="Arial"/>
                      <w:color w:val="000000"/>
                      <w:sz w:val="24"/>
                      <w:szCs w:val="24"/>
                      <w:lang w:eastAsia="pt-BR"/>
                    </w:rPr>
                  </w:pPr>
                  <w:r w:rsidRPr="0008075C">
                    <w:rPr>
                      <w:rFonts w:ascii="Arial" w:eastAsia="Times New Roman" w:hAnsi="Arial" w:cs="Arial"/>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FFFFFF"/>
                  <w:vAlign w:val="center"/>
                  <w:hideMark/>
                </w:tcPr>
                <w:p w14:paraId="37B344A7" w14:textId="77777777" w:rsidR="0008075C" w:rsidRPr="0008075C" w:rsidRDefault="0008075C" w:rsidP="0008075C">
                  <w:pPr>
                    <w:spacing w:after="0" w:line="240" w:lineRule="auto"/>
                    <w:ind w:firstLineChars="200" w:firstLine="480"/>
                    <w:rPr>
                      <w:rFonts w:ascii="Arial" w:eastAsia="Times New Roman" w:hAnsi="Arial" w:cs="Arial"/>
                      <w:color w:val="000000"/>
                      <w:sz w:val="24"/>
                      <w:szCs w:val="24"/>
                      <w:lang w:eastAsia="pt-BR"/>
                    </w:rPr>
                  </w:pPr>
                  <w:r w:rsidRPr="0008075C">
                    <w:rPr>
                      <w:rFonts w:ascii="Arial" w:eastAsia="Times New Roman" w:hAnsi="Arial" w:cs="Arial"/>
                      <w:color w:val="000000"/>
                      <w:sz w:val="24"/>
                      <w:szCs w:val="24"/>
                      <w:lang w:eastAsia="pt-BR"/>
                    </w:rPr>
                    <w:t> </w:t>
                  </w:r>
                </w:p>
              </w:tc>
            </w:tr>
            <w:tr w:rsidR="0008075C" w:rsidRPr="0027490D" w14:paraId="2E79BA61" w14:textId="77777777" w:rsidTr="0008075C">
              <w:trPr>
                <w:trHeight w:val="600"/>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678FF6FA" w14:textId="39A12988" w:rsidR="0008075C" w:rsidRPr="0008075C" w:rsidRDefault="00250A3D" w:rsidP="00250A3D">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A e</w:t>
                  </w:r>
                  <w:r w:rsidR="0008075C" w:rsidRPr="0008075C">
                    <w:rPr>
                      <w:rFonts w:ascii="Arial" w:eastAsia="Times New Roman" w:hAnsi="Arial" w:cs="Arial"/>
                      <w:color w:val="000000"/>
                      <w:sz w:val="24"/>
                      <w:szCs w:val="24"/>
                      <w:lang w:eastAsia="pt-BR"/>
                    </w:rPr>
                    <w:t xml:space="preserve">mpresa </w:t>
                  </w:r>
                  <w:r>
                    <w:rPr>
                      <w:rFonts w:ascii="Arial" w:eastAsia="Times New Roman" w:hAnsi="Arial" w:cs="Arial"/>
                      <w:color w:val="000000"/>
                      <w:sz w:val="24"/>
                      <w:szCs w:val="24"/>
                      <w:lang w:eastAsia="pt-BR"/>
                    </w:rPr>
                    <w:t xml:space="preserve">está </w:t>
                  </w:r>
                  <w:r w:rsidR="0008075C" w:rsidRPr="0008075C">
                    <w:rPr>
                      <w:rFonts w:ascii="Arial" w:eastAsia="Times New Roman" w:hAnsi="Arial" w:cs="Arial"/>
                      <w:color w:val="000000"/>
                      <w:sz w:val="24"/>
                      <w:szCs w:val="24"/>
                      <w:lang w:eastAsia="pt-BR"/>
                    </w:rPr>
                    <w:t>ampliando espaço no mercado em relação aos concorrentes?</w:t>
                  </w:r>
                </w:p>
              </w:tc>
              <w:tc>
                <w:tcPr>
                  <w:tcW w:w="1134" w:type="dxa"/>
                  <w:tcBorders>
                    <w:top w:val="nil"/>
                    <w:left w:val="nil"/>
                    <w:bottom w:val="single" w:sz="4" w:space="0" w:color="auto"/>
                    <w:right w:val="single" w:sz="4" w:space="0" w:color="auto"/>
                  </w:tcBorders>
                  <w:shd w:val="clear" w:color="000000" w:fill="FFFFFF"/>
                  <w:noWrap/>
                  <w:vAlign w:val="center"/>
                  <w:hideMark/>
                </w:tcPr>
                <w:p w14:paraId="1902B029" w14:textId="77777777" w:rsidR="0008075C" w:rsidRPr="0008075C" w:rsidRDefault="0008075C" w:rsidP="00B146B2">
                  <w:pPr>
                    <w:spacing w:after="0" w:line="240" w:lineRule="auto"/>
                    <w:rPr>
                      <w:rFonts w:ascii="Arial" w:eastAsia="Times New Roman" w:hAnsi="Arial" w:cs="Arial"/>
                      <w:color w:val="000000"/>
                      <w:sz w:val="24"/>
                      <w:szCs w:val="24"/>
                      <w:lang w:eastAsia="pt-BR"/>
                    </w:rPr>
                  </w:pPr>
                  <w:r w:rsidRPr="0008075C">
                    <w:rPr>
                      <w:rFonts w:ascii="Arial" w:eastAsia="Times New Roman" w:hAnsi="Arial" w:cs="Arial"/>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FFFFFF"/>
                  <w:vAlign w:val="center"/>
                  <w:hideMark/>
                </w:tcPr>
                <w:p w14:paraId="172CD87C" w14:textId="77777777" w:rsidR="0008075C" w:rsidRPr="0008075C" w:rsidRDefault="0008075C" w:rsidP="0008075C">
                  <w:pPr>
                    <w:spacing w:after="0" w:line="240" w:lineRule="auto"/>
                    <w:ind w:firstLineChars="200" w:firstLine="480"/>
                    <w:rPr>
                      <w:rFonts w:ascii="Arial" w:eastAsia="Times New Roman" w:hAnsi="Arial" w:cs="Arial"/>
                      <w:color w:val="000000"/>
                      <w:sz w:val="24"/>
                      <w:szCs w:val="24"/>
                      <w:lang w:eastAsia="pt-BR"/>
                    </w:rPr>
                  </w:pPr>
                  <w:r w:rsidRPr="0008075C">
                    <w:rPr>
                      <w:rFonts w:ascii="Arial" w:eastAsia="Times New Roman" w:hAnsi="Arial" w:cs="Arial"/>
                      <w:color w:val="000000"/>
                      <w:sz w:val="24"/>
                      <w:szCs w:val="24"/>
                      <w:lang w:eastAsia="pt-BR"/>
                    </w:rPr>
                    <w:t> </w:t>
                  </w:r>
                </w:p>
              </w:tc>
            </w:tr>
            <w:tr w:rsidR="0008075C" w:rsidRPr="0027490D" w14:paraId="526B69D6" w14:textId="77777777" w:rsidTr="0008075C">
              <w:trPr>
                <w:trHeight w:val="300"/>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0EEFF0F6" w14:textId="77777777" w:rsidR="0008075C" w:rsidRPr="0008075C" w:rsidRDefault="0008075C" w:rsidP="00B146B2">
                  <w:pPr>
                    <w:spacing w:after="0" w:line="240" w:lineRule="auto"/>
                    <w:rPr>
                      <w:rFonts w:ascii="Arial" w:eastAsia="Times New Roman" w:hAnsi="Arial" w:cs="Arial"/>
                      <w:color w:val="000000"/>
                      <w:sz w:val="24"/>
                      <w:szCs w:val="24"/>
                      <w:lang w:eastAsia="pt-BR"/>
                    </w:rPr>
                  </w:pPr>
                  <w:r w:rsidRPr="0008075C">
                    <w:rPr>
                      <w:rFonts w:ascii="Arial" w:eastAsia="Times New Roman" w:hAnsi="Arial" w:cs="Arial"/>
                      <w:color w:val="000000"/>
                      <w:sz w:val="24"/>
                      <w:szCs w:val="24"/>
                      <w:lang w:eastAsia="pt-BR"/>
                    </w:rPr>
                    <w:lastRenderedPageBreak/>
                    <w:t>Tem ações ou interesse pelo aspecto socioambiental?</w:t>
                  </w:r>
                </w:p>
              </w:tc>
              <w:tc>
                <w:tcPr>
                  <w:tcW w:w="1134" w:type="dxa"/>
                  <w:tcBorders>
                    <w:top w:val="nil"/>
                    <w:left w:val="nil"/>
                    <w:bottom w:val="single" w:sz="4" w:space="0" w:color="auto"/>
                    <w:right w:val="single" w:sz="4" w:space="0" w:color="auto"/>
                  </w:tcBorders>
                  <w:shd w:val="clear" w:color="000000" w:fill="FFFFFF"/>
                  <w:noWrap/>
                  <w:vAlign w:val="center"/>
                  <w:hideMark/>
                </w:tcPr>
                <w:p w14:paraId="25FBB90D" w14:textId="77777777" w:rsidR="0008075C" w:rsidRPr="0008075C" w:rsidRDefault="0008075C" w:rsidP="00B146B2">
                  <w:pPr>
                    <w:spacing w:after="0" w:line="240" w:lineRule="auto"/>
                    <w:rPr>
                      <w:rFonts w:ascii="Arial" w:eastAsia="Times New Roman" w:hAnsi="Arial" w:cs="Arial"/>
                      <w:color w:val="000000"/>
                      <w:sz w:val="24"/>
                      <w:szCs w:val="24"/>
                      <w:lang w:eastAsia="pt-BR"/>
                    </w:rPr>
                  </w:pPr>
                  <w:r w:rsidRPr="0008075C">
                    <w:rPr>
                      <w:rFonts w:ascii="Arial" w:eastAsia="Times New Roman" w:hAnsi="Arial" w:cs="Arial"/>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FFFFFF"/>
                  <w:vAlign w:val="center"/>
                  <w:hideMark/>
                </w:tcPr>
                <w:p w14:paraId="44F6FD97" w14:textId="77777777" w:rsidR="0008075C" w:rsidRPr="0008075C" w:rsidRDefault="0008075C" w:rsidP="0008075C">
                  <w:pPr>
                    <w:spacing w:after="0" w:line="240" w:lineRule="auto"/>
                    <w:ind w:firstLineChars="200" w:firstLine="480"/>
                    <w:rPr>
                      <w:rFonts w:ascii="Arial" w:eastAsia="Times New Roman" w:hAnsi="Arial" w:cs="Arial"/>
                      <w:color w:val="000000"/>
                      <w:sz w:val="24"/>
                      <w:szCs w:val="24"/>
                      <w:lang w:eastAsia="pt-BR"/>
                    </w:rPr>
                  </w:pPr>
                  <w:r w:rsidRPr="0008075C">
                    <w:rPr>
                      <w:rFonts w:ascii="Arial" w:eastAsia="Times New Roman" w:hAnsi="Arial" w:cs="Arial"/>
                      <w:color w:val="000000"/>
                      <w:sz w:val="24"/>
                      <w:szCs w:val="24"/>
                      <w:lang w:eastAsia="pt-BR"/>
                    </w:rPr>
                    <w:t> </w:t>
                  </w:r>
                </w:p>
              </w:tc>
            </w:tr>
            <w:tr w:rsidR="0008075C" w:rsidRPr="0027490D" w14:paraId="3DE52D26" w14:textId="77777777" w:rsidTr="0008075C">
              <w:trPr>
                <w:trHeight w:val="300"/>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7DC82ABA" w14:textId="720380DC" w:rsidR="0008075C" w:rsidRPr="0008075C" w:rsidRDefault="00250A3D" w:rsidP="00250A3D">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Há n</w:t>
                  </w:r>
                  <w:r w:rsidR="0008075C" w:rsidRPr="0008075C">
                    <w:rPr>
                      <w:rFonts w:ascii="Arial" w:eastAsia="Times New Roman" w:hAnsi="Arial" w:cs="Arial"/>
                      <w:color w:val="000000"/>
                      <w:sz w:val="24"/>
                      <w:szCs w:val="24"/>
                      <w:lang w:eastAsia="pt-BR"/>
                    </w:rPr>
                    <w:t>ovos clientes entrando no mercado de forma constante?</w:t>
                  </w:r>
                </w:p>
              </w:tc>
              <w:tc>
                <w:tcPr>
                  <w:tcW w:w="1134" w:type="dxa"/>
                  <w:tcBorders>
                    <w:top w:val="nil"/>
                    <w:left w:val="nil"/>
                    <w:bottom w:val="single" w:sz="4" w:space="0" w:color="auto"/>
                    <w:right w:val="single" w:sz="4" w:space="0" w:color="auto"/>
                  </w:tcBorders>
                  <w:shd w:val="clear" w:color="000000" w:fill="FFFFFF"/>
                  <w:noWrap/>
                  <w:vAlign w:val="center"/>
                  <w:hideMark/>
                </w:tcPr>
                <w:p w14:paraId="031C28AC" w14:textId="77777777" w:rsidR="0008075C" w:rsidRPr="0008075C" w:rsidRDefault="0008075C" w:rsidP="00B146B2">
                  <w:pPr>
                    <w:spacing w:after="0" w:line="240" w:lineRule="auto"/>
                    <w:rPr>
                      <w:rFonts w:ascii="Arial" w:eastAsia="Times New Roman" w:hAnsi="Arial" w:cs="Arial"/>
                      <w:color w:val="000000"/>
                      <w:sz w:val="24"/>
                      <w:szCs w:val="24"/>
                      <w:lang w:eastAsia="pt-BR"/>
                    </w:rPr>
                  </w:pPr>
                  <w:r w:rsidRPr="0008075C">
                    <w:rPr>
                      <w:rFonts w:ascii="Arial" w:eastAsia="Times New Roman" w:hAnsi="Arial" w:cs="Arial"/>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FFFFFF"/>
                  <w:vAlign w:val="center"/>
                  <w:hideMark/>
                </w:tcPr>
                <w:p w14:paraId="6A50EEC7" w14:textId="77777777" w:rsidR="0008075C" w:rsidRPr="0008075C" w:rsidRDefault="0008075C" w:rsidP="0008075C">
                  <w:pPr>
                    <w:spacing w:after="0" w:line="240" w:lineRule="auto"/>
                    <w:ind w:firstLineChars="200" w:firstLine="480"/>
                    <w:rPr>
                      <w:rFonts w:ascii="Arial" w:eastAsia="Times New Roman" w:hAnsi="Arial" w:cs="Arial"/>
                      <w:color w:val="000000"/>
                      <w:sz w:val="24"/>
                      <w:szCs w:val="24"/>
                      <w:lang w:eastAsia="pt-BR"/>
                    </w:rPr>
                  </w:pPr>
                  <w:r w:rsidRPr="0008075C">
                    <w:rPr>
                      <w:rFonts w:ascii="Arial" w:eastAsia="Times New Roman" w:hAnsi="Arial" w:cs="Arial"/>
                      <w:color w:val="000000"/>
                      <w:sz w:val="24"/>
                      <w:szCs w:val="24"/>
                      <w:lang w:eastAsia="pt-BR"/>
                    </w:rPr>
                    <w:t> </w:t>
                  </w:r>
                </w:p>
              </w:tc>
            </w:tr>
            <w:tr w:rsidR="0008075C" w:rsidRPr="0027490D" w14:paraId="2140B3F3" w14:textId="77777777" w:rsidTr="0008075C">
              <w:trPr>
                <w:trHeight w:val="300"/>
              </w:trPr>
              <w:tc>
                <w:tcPr>
                  <w:tcW w:w="6516" w:type="dxa"/>
                  <w:tcBorders>
                    <w:top w:val="nil"/>
                    <w:left w:val="single" w:sz="4" w:space="0" w:color="auto"/>
                    <w:bottom w:val="single" w:sz="4" w:space="0" w:color="auto"/>
                    <w:right w:val="single" w:sz="4" w:space="0" w:color="auto"/>
                  </w:tcBorders>
                  <w:shd w:val="clear" w:color="000000" w:fill="FFFFFF"/>
                  <w:vAlign w:val="center"/>
                  <w:hideMark/>
                </w:tcPr>
                <w:p w14:paraId="1C01E805" w14:textId="3FB0FDC8" w:rsidR="0008075C" w:rsidRPr="0008075C" w:rsidRDefault="00250A3D" w:rsidP="00250A3D">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Há m</w:t>
                  </w:r>
                  <w:r w:rsidR="0008075C" w:rsidRPr="0008075C">
                    <w:rPr>
                      <w:rFonts w:ascii="Arial" w:eastAsia="Times New Roman" w:hAnsi="Arial" w:cs="Arial"/>
                      <w:color w:val="000000"/>
                      <w:sz w:val="24"/>
                      <w:szCs w:val="24"/>
                      <w:lang w:eastAsia="pt-BR"/>
                    </w:rPr>
                    <w:t>atéria-prima em abundância no mercado?</w:t>
                  </w:r>
                </w:p>
              </w:tc>
              <w:tc>
                <w:tcPr>
                  <w:tcW w:w="1134" w:type="dxa"/>
                  <w:tcBorders>
                    <w:top w:val="nil"/>
                    <w:left w:val="nil"/>
                    <w:bottom w:val="single" w:sz="4" w:space="0" w:color="auto"/>
                    <w:right w:val="single" w:sz="4" w:space="0" w:color="auto"/>
                  </w:tcBorders>
                  <w:shd w:val="clear" w:color="000000" w:fill="FFFFFF"/>
                  <w:noWrap/>
                  <w:vAlign w:val="center"/>
                  <w:hideMark/>
                </w:tcPr>
                <w:p w14:paraId="102EB9CC" w14:textId="77777777" w:rsidR="0008075C" w:rsidRPr="0008075C" w:rsidRDefault="0008075C" w:rsidP="00B146B2">
                  <w:pPr>
                    <w:spacing w:after="0" w:line="240" w:lineRule="auto"/>
                    <w:rPr>
                      <w:rFonts w:ascii="Arial" w:eastAsia="Times New Roman" w:hAnsi="Arial" w:cs="Arial"/>
                      <w:color w:val="000000"/>
                      <w:sz w:val="24"/>
                      <w:szCs w:val="24"/>
                      <w:lang w:eastAsia="pt-BR"/>
                    </w:rPr>
                  </w:pPr>
                  <w:r w:rsidRPr="0008075C">
                    <w:rPr>
                      <w:rFonts w:ascii="Arial" w:eastAsia="Times New Roman" w:hAnsi="Arial" w:cs="Arial"/>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FFFFFF"/>
                  <w:vAlign w:val="center"/>
                  <w:hideMark/>
                </w:tcPr>
                <w:p w14:paraId="6B9A8081" w14:textId="77777777" w:rsidR="0008075C" w:rsidRPr="0008075C" w:rsidRDefault="0008075C" w:rsidP="0008075C">
                  <w:pPr>
                    <w:spacing w:after="0" w:line="240" w:lineRule="auto"/>
                    <w:ind w:firstLineChars="200" w:firstLine="480"/>
                    <w:rPr>
                      <w:rFonts w:ascii="Arial" w:eastAsia="Times New Roman" w:hAnsi="Arial" w:cs="Arial"/>
                      <w:color w:val="000000"/>
                      <w:sz w:val="24"/>
                      <w:szCs w:val="24"/>
                      <w:lang w:eastAsia="pt-BR"/>
                    </w:rPr>
                  </w:pPr>
                  <w:r w:rsidRPr="0008075C">
                    <w:rPr>
                      <w:rFonts w:ascii="Arial" w:eastAsia="Times New Roman" w:hAnsi="Arial" w:cs="Arial"/>
                      <w:color w:val="000000"/>
                      <w:sz w:val="24"/>
                      <w:szCs w:val="24"/>
                      <w:lang w:eastAsia="pt-BR"/>
                    </w:rPr>
                    <w:t> </w:t>
                  </w:r>
                </w:p>
              </w:tc>
            </w:tr>
            <w:tr w:rsidR="0008075C" w:rsidRPr="0027490D" w14:paraId="30348FAF" w14:textId="77777777" w:rsidTr="0008075C">
              <w:trPr>
                <w:trHeight w:val="300"/>
              </w:trPr>
              <w:tc>
                <w:tcPr>
                  <w:tcW w:w="6516" w:type="dxa"/>
                  <w:tcBorders>
                    <w:top w:val="nil"/>
                    <w:left w:val="single" w:sz="4" w:space="0" w:color="auto"/>
                    <w:bottom w:val="nil"/>
                    <w:right w:val="single" w:sz="4" w:space="0" w:color="auto"/>
                  </w:tcBorders>
                  <w:shd w:val="clear" w:color="000000" w:fill="FFFFFF"/>
                  <w:vAlign w:val="center"/>
                  <w:hideMark/>
                </w:tcPr>
                <w:p w14:paraId="4A443816" w14:textId="6C9239CD" w:rsidR="0008075C" w:rsidRPr="0008075C" w:rsidRDefault="00250A3D" w:rsidP="00250A3D">
                  <w:pPr>
                    <w:spacing w:after="0"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Há a p</w:t>
                  </w:r>
                  <w:r w:rsidR="0008075C" w:rsidRPr="0008075C">
                    <w:rPr>
                      <w:rFonts w:ascii="Arial" w:eastAsia="Times New Roman" w:hAnsi="Arial" w:cs="Arial"/>
                      <w:color w:val="000000"/>
                      <w:sz w:val="24"/>
                      <w:szCs w:val="24"/>
                      <w:lang w:eastAsia="pt-BR"/>
                    </w:rPr>
                    <w:t>ossibilidade de criar novas linhas de produtos ou serviços?</w:t>
                  </w:r>
                </w:p>
              </w:tc>
              <w:tc>
                <w:tcPr>
                  <w:tcW w:w="1134" w:type="dxa"/>
                  <w:tcBorders>
                    <w:top w:val="nil"/>
                    <w:left w:val="nil"/>
                    <w:bottom w:val="nil"/>
                    <w:right w:val="single" w:sz="4" w:space="0" w:color="auto"/>
                  </w:tcBorders>
                  <w:shd w:val="clear" w:color="000000" w:fill="FFFFFF"/>
                  <w:noWrap/>
                  <w:vAlign w:val="center"/>
                  <w:hideMark/>
                </w:tcPr>
                <w:p w14:paraId="3628706C" w14:textId="77777777" w:rsidR="0008075C" w:rsidRPr="0008075C" w:rsidRDefault="0008075C" w:rsidP="00B146B2">
                  <w:pPr>
                    <w:spacing w:after="0" w:line="240" w:lineRule="auto"/>
                    <w:rPr>
                      <w:rFonts w:ascii="Arial" w:eastAsia="Times New Roman" w:hAnsi="Arial" w:cs="Arial"/>
                      <w:color w:val="000000"/>
                      <w:sz w:val="24"/>
                      <w:szCs w:val="24"/>
                      <w:lang w:eastAsia="pt-BR"/>
                    </w:rPr>
                  </w:pPr>
                  <w:r w:rsidRPr="0008075C">
                    <w:rPr>
                      <w:rFonts w:ascii="Arial" w:eastAsia="Times New Roman" w:hAnsi="Arial" w:cs="Arial"/>
                      <w:color w:val="000000"/>
                      <w:sz w:val="24"/>
                      <w:szCs w:val="24"/>
                      <w:lang w:eastAsia="pt-BR"/>
                    </w:rPr>
                    <w:t> </w:t>
                  </w:r>
                </w:p>
              </w:tc>
              <w:tc>
                <w:tcPr>
                  <w:tcW w:w="992" w:type="dxa"/>
                  <w:tcBorders>
                    <w:top w:val="nil"/>
                    <w:left w:val="nil"/>
                    <w:bottom w:val="nil"/>
                    <w:right w:val="single" w:sz="4" w:space="0" w:color="auto"/>
                  </w:tcBorders>
                  <w:shd w:val="clear" w:color="000000" w:fill="FFFFFF"/>
                  <w:vAlign w:val="center"/>
                  <w:hideMark/>
                </w:tcPr>
                <w:p w14:paraId="486D9D33" w14:textId="2538E509" w:rsidR="0008075C" w:rsidRPr="0008075C" w:rsidRDefault="0008075C" w:rsidP="0008075C">
                  <w:pPr>
                    <w:spacing w:after="0" w:line="240" w:lineRule="auto"/>
                    <w:ind w:firstLineChars="200" w:firstLine="480"/>
                    <w:rPr>
                      <w:rFonts w:ascii="Arial" w:eastAsia="Times New Roman" w:hAnsi="Arial" w:cs="Arial"/>
                      <w:color w:val="000000"/>
                      <w:sz w:val="24"/>
                      <w:szCs w:val="24"/>
                      <w:lang w:eastAsia="pt-BR"/>
                    </w:rPr>
                  </w:pPr>
                </w:p>
              </w:tc>
            </w:tr>
            <w:tr w:rsidR="0008075C" w:rsidRPr="0027490D" w14:paraId="01B9E72B" w14:textId="77777777" w:rsidTr="0008075C">
              <w:trPr>
                <w:trHeight w:val="300"/>
              </w:trPr>
              <w:tc>
                <w:tcPr>
                  <w:tcW w:w="6516" w:type="dxa"/>
                  <w:tcBorders>
                    <w:top w:val="nil"/>
                    <w:left w:val="single" w:sz="4" w:space="0" w:color="auto"/>
                    <w:bottom w:val="single" w:sz="4" w:space="0" w:color="auto"/>
                    <w:right w:val="single" w:sz="4" w:space="0" w:color="auto"/>
                  </w:tcBorders>
                  <w:shd w:val="clear" w:color="000000" w:fill="FFFFFF"/>
                  <w:vAlign w:val="center"/>
                </w:tcPr>
                <w:p w14:paraId="32A08D7C" w14:textId="77777777" w:rsidR="0008075C" w:rsidRPr="0008075C" w:rsidRDefault="0008075C" w:rsidP="00B146B2">
                  <w:pPr>
                    <w:spacing w:after="0" w:line="240" w:lineRule="auto"/>
                    <w:rPr>
                      <w:rFonts w:ascii="Arial" w:eastAsia="Times New Roman" w:hAnsi="Arial" w:cs="Arial"/>
                      <w:color w:val="000000"/>
                      <w:sz w:val="24"/>
                      <w:szCs w:val="24"/>
                      <w:lang w:eastAsia="pt-BR"/>
                    </w:rPr>
                  </w:pPr>
                </w:p>
              </w:tc>
              <w:tc>
                <w:tcPr>
                  <w:tcW w:w="1134" w:type="dxa"/>
                  <w:tcBorders>
                    <w:top w:val="nil"/>
                    <w:left w:val="nil"/>
                    <w:bottom w:val="single" w:sz="4" w:space="0" w:color="auto"/>
                    <w:right w:val="single" w:sz="4" w:space="0" w:color="auto"/>
                  </w:tcBorders>
                  <w:shd w:val="clear" w:color="000000" w:fill="FFFFFF"/>
                  <w:noWrap/>
                  <w:vAlign w:val="center"/>
                </w:tcPr>
                <w:p w14:paraId="5460A0FE" w14:textId="77777777" w:rsidR="0008075C" w:rsidRPr="0008075C" w:rsidRDefault="0008075C" w:rsidP="00B146B2">
                  <w:pPr>
                    <w:spacing w:after="0" w:line="240" w:lineRule="auto"/>
                    <w:rPr>
                      <w:rFonts w:ascii="Arial" w:eastAsia="Times New Roman" w:hAnsi="Arial" w:cs="Arial"/>
                      <w:color w:val="000000"/>
                      <w:sz w:val="24"/>
                      <w:szCs w:val="24"/>
                      <w:lang w:eastAsia="pt-BR"/>
                    </w:rPr>
                  </w:pPr>
                </w:p>
              </w:tc>
              <w:tc>
                <w:tcPr>
                  <w:tcW w:w="992" w:type="dxa"/>
                  <w:tcBorders>
                    <w:top w:val="nil"/>
                    <w:left w:val="nil"/>
                    <w:bottom w:val="single" w:sz="4" w:space="0" w:color="auto"/>
                    <w:right w:val="single" w:sz="4" w:space="0" w:color="auto"/>
                  </w:tcBorders>
                  <w:shd w:val="clear" w:color="000000" w:fill="FFFFFF"/>
                  <w:vAlign w:val="center"/>
                </w:tcPr>
                <w:p w14:paraId="1A0D0D0A" w14:textId="77777777" w:rsidR="0008075C" w:rsidRPr="0008075C" w:rsidRDefault="0008075C" w:rsidP="0008075C">
                  <w:pPr>
                    <w:spacing w:after="0" w:line="240" w:lineRule="auto"/>
                    <w:ind w:firstLineChars="200" w:firstLine="480"/>
                    <w:rPr>
                      <w:rFonts w:ascii="Arial" w:eastAsia="Times New Roman" w:hAnsi="Arial" w:cs="Arial"/>
                      <w:color w:val="000000"/>
                      <w:sz w:val="24"/>
                      <w:szCs w:val="24"/>
                      <w:lang w:eastAsia="pt-BR"/>
                    </w:rPr>
                  </w:pPr>
                </w:p>
              </w:tc>
            </w:tr>
          </w:tbl>
          <w:p w14:paraId="5DCC43BD" w14:textId="77777777" w:rsidR="0008075C" w:rsidRDefault="0008075C" w:rsidP="002C79D0">
            <w:pPr>
              <w:pStyle w:val="SemEspaamento"/>
              <w:spacing w:line="276" w:lineRule="auto"/>
            </w:pPr>
          </w:p>
        </w:tc>
      </w:tr>
    </w:tbl>
    <w:p w14:paraId="04475EBD" w14:textId="77777777" w:rsidR="0008075C" w:rsidRDefault="0008075C" w:rsidP="002C79D0">
      <w:pPr>
        <w:spacing w:after="0"/>
        <w:rPr>
          <w:rFonts w:ascii="Arial" w:eastAsia="Arial" w:hAnsi="Arial" w:cs="Arial"/>
          <w:highlight w:val="green"/>
        </w:rPr>
      </w:pPr>
    </w:p>
    <w:p w14:paraId="4F17C93F" w14:textId="2538390F" w:rsidR="0008075C" w:rsidRDefault="0008075C" w:rsidP="0008075C">
      <w:pPr>
        <w:pStyle w:val="NormalED"/>
        <w:spacing w:line="276" w:lineRule="auto"/>
      </w:pPr>
      <w:r>
        <w:t xml:space="preserve">Você respondeu “SIM”? Então </w:t>
      </w:r>
      <w:proofErr w:type="gramStart"/>
      <w:r>
        <w:t>trata-se</w:t>
      </w:r>
      <w:proofErr w:type="gramEnd"/>
      <w:r>
        <w:t xml:space="preserve"> de oport</w:t>
      </w:r>
      <w:r w:rsidR="00250A3D">
        <w:t>unidades, e você deverá aproveitá</w:t>
      </w:r>
      <w:r>
        <w:t>-las ao máximo. E nos casos negativos</w:t>
      </w:r>
      <w:r w:rsidR="00250A3D">
        <w:t>,</w:t>
      </w:r>
      <w:r>
        <w:t xml:space="preserve"> com respostas “NÃO”, mesmo estando fora do c</w:t>
      </w:r>
      <w:r w:rsidR="00250A3D">
        <w:t xml:space="preserve">ontrole direto da empresa, </w:t>
      </w:r>
      <w:r>
        <w:t>podem prejudicar sua competitividade e deve</w:t>
      </w:r>
      <w:r w:rsidR="00250A3D">
        <w:t>m</w:t>
      </w:r>
      <w:r>
        <w:t xml:space="preserve"> ser monitorada</w:t>
      </w:r>
      <w:r w:rsidR="00250A3D">
        <w:t>s</w:t>
      </w:r>
      <w:r>
        <w:t xml:space="preserve"> e sempre criar ações que minimizem seus impactos. É </w:t>
      </w:r>
      <w:r w:rsidR="00250A3D">
        <w:t xml:space="preserve">o </w:t>
      </w:r>
      <w:r>
        <w:t>famoso plano “B”, estar preparado caso aconteça ou piore a situação.</w:t>
      </w:r>
    </w:p>
    <w:p w14:paraId="55D25ECE" w14:textId="77777777" w:rsidR="005B081B" w:rsidRPr="001C20EE" w:rsidRDefault="005B081B" w:rsidP="005B081B">
      <w:pPr>
        <w:pStyle w:val="NormalED"/>
        <w:spacing w:line="276" w:lineRule="auto"/>
      </w:pPr>
      <w:r w:rsidRPr="005B081B">
        <w:rPr>
          <w:highlight w:val="cyan"/>
        </w:rPr>
        <w:t xml:space="preserve">&lt;DM: colocar link </w:t>
      </w:r>
      <w:r>
        <w:rPr>
          <w:highlight w:val="cyan"/>
        </w:rPr>
        <w:t xml:space="preserve">em Clique aqui no texto abaixo </w:t>
      </w:r>
      <w:r w:rsidRPr="005B081B">
        <w:rPr>
          <w:highlight w:val="cyan"/>
        </w:rPr>
        <w:t>para o arquivo Checklist_Forca_e_Fraqueza.xls&gt;</w:t>
      </w:r>
    </w:p>
    <w:p w14:paraId="028BF41C" w14:textId="1D3940AE" w:rsidR="005B081B" w:rsidRDefault="005B081B" w:rsidP="005B081B">
      <w:pPr>
        <w:pStyle w:val="NormalED"/>
        <w:spacing w:line="276" w:lineRule="auto"/>
      </w:pPr>
      <w:r w:rsidRPr="001C20EE">
        <w:rPr>
          <w:u w:val="single"/>
        </w:rPr>
        <w:t>Clique aqui</w:t>
      </w:r>
      <w:r w:rsidRPr="005B081B">
        <w:t xml:space="preserve"> </w:t>
      </w:r>
      <w:r>
        <w:t xml:space="preserve">e faça o download do checklist de </w:t>
      </w:r>
      <w:r w:rsidR="00B71FF5">
        <w:t>O</w:t>
      </w:r>
      <w:r w:rsidR="00B71FF5" w:rsidRPr="00B71FF5">
        <w:t>portunidades X Ameaças</w:t>
      </w:r>
      <w:r w:rsidR="00250A3D">
        <w:t xml:space="preserve"> </w:t>
      </w:r>
      <w:r>
        <w:t xml:space="preserve">para você ter </w:t>
      </w:r>
      <w:r w:rsidR="00250A3D">
        <w:t>consigo</w:t>
      </w:r>
      <w:r w:rsidR="00B71FF5">
        <w:t xml:space="preserve"> e utilizar sempre que sentir </w:t>
      </w:r>
      <w:r>
        <w:t xml:space="preserve">necessidade de </w:t>
      </w:r>
      <w:r w:rsidR="00B71FF5">
        <w:t>fazer essa análise.</w:t>
      </w:r>
    </w:p>
    <w:p w14:paraId="769F3C1F" w14:textId="77777777" w:rsidR="005B081B" w:rsidRDefault="005B081B" w:rsidP="0008075C">
      <w:pPr>
        <w:pStyle w:val="NormalED"/>
        <w:spacing w:line="276" w:lineRule="auto"/>
      </w:pPr>
    </w:p>
    <w:p w14:paraId="6AE82892" w14:textId="77777777" w:rsidR="00B71FF5" w:rsidRDefault="00B71FF5" w:rsidP="00B71FF5">
      <w:pPr>
        <w:pStyle w:val="NormalED"/>
        <w:spacing w:line="276" w:lineRule="auto"/>
      </w:pPr>
      <w:r>
        <w:t xml:space="preserve">Agora que você já conhece os principais conceitos, clique em </w:t>
      </w:r>
      <w:r w:rsidRPr="005B081B">
        <w:rPr>
          <w:b/>
          <w:color w:val="1F497D" w:themeColor="text2"/>
        </w:rPr>
        <w:t>PRÓXIMO</w:t>
      </w:r>
      <w:r w:rsidRPr="005B081B">
        <w:rPr>
          <w:color w:val="1F497D" w:themeColor="text2"/>
        </w:rPr>
        <w:t xml:space="preserve"> </w:t>
      </w:r>
      <w:r>
        <w:t>para conhecer algumas ferramentas de gestão.</w:t>
      </w:r>
    </w:p>
    <w:p w14:paraId="4FDDFC5E" w14:textId="77777777" w:rsidR="0008075C" w:rsidRDefault="0008075C" w:rsidP="0008075C">
      <w:pPr>
        <w:pStyle w:val="NormalED"/>
        <w:spacing w:line="276" w:lineRule="auto"/>
      </w:pPr>
    </w:p>
    <w:p w14:paraId="410A38F3" w14:textId="77777777" w:rsidR="0008075C" w:rsidRDefault="0008075C" w:rsidP="002C79D0">
      <w:pPr>
        <w:spacing w:after="0"/>
        <w:rPr>
          <w:rFonts w:ascii="Arial" w:eastAsia="Arial" w:hAnsi="Arial" w:cs="Arial"/>
          <w:highlight w:val="green"/>
        </w:rPr>
      </w:pPr>
    </w:p>
    <w:p w14:paraId="340F7D21" w14:textId="77777777" w:rsidR="0008075C" w:rsidRDefault="0008075C" w:rsidP="002C79D0">
      <w:pPr>
        <w:spacing w:after="0"/>
        <w:rPr>
          <w:rFonts w:ascii="Arial" w:eastAsia="Arial" w:hAnsi="Arial" w:cs="Arial"/>
          <w:highlight w:val="green"/>
        </w:rPr>
      </w:pPr>
    </w:p>
    <w:p w14:paraId="51401CD9" w14:textId="77777777" w:rsidR="0008075C" w:rsidRDefault="0008075C" w:rsidP="002C79D0">
      <w:pPr>
        <w:spacing w:after="0"/>
        <w:rPr>
          <w:rFonts w:ascii="Arial" w:eastAsia="Arial" w:hAnsi="Arial" w:cs="Arial"/>
          <w:highlight w:val="green"/>
        </w:rPr>
      </w:pPr>
    </w:p>
    <w:p w14:paraId="239FA413" w14:textId="77777777" w:rsidR="0008075C" w:rsidRDefault="0008075C" w:rsidP="002C79D0">
      <w:pPr>
        <w:spacing w:after="0"/>
        <w:rPr>
          <w:rFonts w:ascii="Arial" w:eastAsia="Arial" w:hAnsi="Arial" w:cs="Arial"/>
          <w:highlight w:val="green"/>
        </w:rPr>
      </w:pPr>
    </w:p>
    <w:p w14:paraId="3E662E51" w14:textId="77777777" w:rsidR="0008075C" w:rsidRDefault="0008075C" w:rsidP="002C79D0">
      <w:pPr>
        <w:spacing w:after="0"/>
        <w:rPr>
          <w:rFonts w:ascii="Arial" w:eastAsia="Arial" w:hAnsi="Arial" w:cs="Arial"/>
          <w:highlight w:val="green"/>
        </w:rPr>
      </w:pPr>
    </w:p>
    <w:p w14:paraId="710BA2DA" w14:textId="77777777" w:rsidR="0008075C" w:rsidRDefault="0008075C" w:rsidP="002C79D0">
      <w:pPr>
        <w:spacing w:after="0"/>
        <w:rPr>
          <w:rFonts w:ascii="Arial" w:eastAsia="Arial" w:hAnsi="Arial" w:cs="Arial"/>
          <w:highlight w:val="green"/>
        </w:rPr>
      </w:pPr>
    </w:p>
    <w:p w14:paraId="667385B2" w14:textId="77777777" w:rsidR="0008075C" w:rsidRDefault="0008075C" w:rsidP="002C79D0">
      <w:pPr>
        <w:spacing w:after="0"/>
        <w:rPr>
          <w:rFonts w:ascii="Arial" w:eastAsia="Arial" w:hAnsi="Arial" w:cs="Arial"/>
          <w:highlight w:val="green"/>
        </w:rPr>
      </w:pPr>
    </w:p>
    <w:p w14:paraId="78DCEB48" w14:textId="77777777" w:rsidR="0008075C" w:rsidRDefault="0008075C" w:rsidP="002C79D0">
      <w:pPr>
        <w:spacing w:after="0"/>
        <w:rPr>
          <w:rFonts w:ascii="Arial" w:eastAsia="Arial" w:hAnsi="Arial" w:cs="Arial"/>
          <w:highlight w:val="green"/>
        </w:rPr>
      </w:pPr>
    </w:p>
    <w:p w14:paraId="4E3B1F64" w14:textId="77777777" w:rsidR="0008075C" w:rsidRDefault="0008075C" w:rsidP="002C79D0">
      <w:pPr>
        <w:spacing w:after="0"/>
        <w:rPr>
          <w:rFonts w:ascii="Arial" w:eastAsia="Arial" w:hAnsi="Arial" w:cs="Arial"/>
          <w:highlight w:val="green"/>
        </w:rPr>
      </w:pPr>
    </w:p>
    <w:p w14:paraId="4D30314B" w14:textId="77777777" w:rsidR="0008075C" w:rsidRDefault="0008075C" w:rsidP="002C79D0">
      <w:pPr>
        <w:spacing w:after="0"/>
        <w:rPr>
          <w:rFonts w:ascii="Arial" w:eastAsia="Arial" w:hAnsi="Arial" w:cs="Arial"/>
          <w:highlight w:val="green"/>
        </w:rPr>
      </w:pPr>
    </w:p>
    <w:p w14:paraId="4CDFEEA6" w14:textId="77777777" w:rsidR="0008075C" w:rsidRDefault="0008075C" w:rsidP="002C79D0">
      <w:pPr>
        <w:spacing w:after="0"/>
        <w:rPr>
          <w:rFonts w:ascii="Arial" w:eastAsia="Arial" w:hAnsi="Arial" w:cs="Arial"/>
          <w:highlight w:val="green"/>
        </w:rPr>
      </w:pPr>
    </w:p>
    <w:p w14:paraId="45D33F6E" w14:textId="77777777" w:rsidR="0008075C" w:rsidRDefault="0008075C" w:rsidP="002C79D0">
      <w:pPr>
        <w:spacing w:after="0"/>
        <w:rPr>
          <w:rFonts w:ascii="Arial" w:eastAsia="Arial" w:hAnsi="Arial" w:cs="Arial"/>
          <w:highlight w:val="green"/>
        </w:rPr>
      </w:pPr>
    </w:p>
    <w:p w14:paraId="543532BB" w14:textId="77777777" w:rsidR="0008075C" w:rsidRDefault="0008075C" w:rsidP="002C79D0">
      <w:pPr>
        <w:spacing w:after="0"/>
        <w:rPr>
          <w:rFonts w:ascii="Arial" w:eastAsia="Arial" w:hAnsi="Arial" w:cs="Arial"/>
          <w:highlight w:val="green"/>
        </w:rPr>
      </w:pPr>
    </w:p>
    <w:p w14:paraId="50BDB87B" w14:textId="77777777" w:rsidR="008C7969" w:rsidRDefault="008C7969" w:rsidP="002C79D0">
      <w:pPr>
        <w:spacing w:after="0"/>
        <w:rPr>
          <w:rFonts w:ascii="Arial" w:eastAsia="Arial" w:hAnsi="Arial" w:cs="Arial"/>
          <w:highlight w:val="green"/>
        </w:rPr>
      </w:pPr>
    </w:p>
    <w:p w14:paraId="195B1DC1" w14:textId="77777777" w:rsidR="008C7969" w:rsidRDefault="008C7969" w:rsidP="002C79D0">
      <w:pPr>
        <w:spacing w:after="0"/>
        <w:rPr>
          <w:rFonts w:ascii="Arial" w:eastAsia="Arial" w:hAnsi="Arial" w:cs="Arial"/>
          <w:highlight w:val="green"/>
        </w:rPr>
      </w:pPr>
    </w:p>
    <w:p w14:paraId="57912B23" w14:textId="77777777" w:rsidR="008C7969" w:rsidRDefault="008C7969" w:rsidP="002C79D0">
      <w:pPr>
        <w:spacing w:after="0"/>
        <w:rPr>
          <w:rFonts w:ascii="Arial" w:eastAsia="Arial" w:hAnsi="Arial" w:cs="Arial"/>
          <w:highlight w:val="green"/>
        </w:rPr>
      </w:pPr>
    </w:p>
    <w:p w14:paraId="7730B621" w14:textId="77777777" w:rsidR="008C7969" w:rsidRDefault="008C7969" w:rsidP="002C79D0">
      <w:pPr>
        <w:spacing w:after="0"/>
        <w:rPr>
          <w:rFonts w:ascii="Arial" w:eastAsia="Arial" w:hAnsi="Arial" w:cs="Arial"/>
          <w:highlight w:val="green"/>
        </w:rPr>
      </w:pPr>
    </w:p>
    <w:p w14:paraId="22C7F6B8" w14:textId="77777777" w:rsidR="008C7969" w:rsidRDefault="008C7969" w:rsidP="002C79D0">
      <w:pPr>
        <w:spacing w:after="0"/>
        <w:rPr>
          <w:rFonts w:ascii="Arial" w:eastAsia="Arial" w:hAnsi="Arial" w:cs="Arial"/>
          <w:highlight w:val="green"/>
        </w:rPr>
      </w:pPr>
    </w:p>
    <w:p w14:paraId="6C50A584" w14:textId="77777777" w:rsidR="008C7969" w:rsidRDefault="008C7969" w:rsidP="002C79D0">
      <w:pPr>
        <w:spacing w:after="0"/>
        <w:rPr>
          <w:rFonts w:ascii="Arial" w:eastAsia="Arial" w:hAnsi="Arial" w:cs="Arial"/>
          <w:highlight w:val="green"/>
        </w:rPr>
      </w:pPr>
    </w:p>
    <w:p w14:paraId="6CEAAD64" w14:textId="77777777" w:rsidR="008C7969" w:rsidRDefault="008C7969" w:rsidP="002C79D0">
      <w:pPr>
        <w:spacing w:after="0"/>
        <w:rPr>
          <w:rFonts w:ascii="Arial" w:eastAsia="Arial" w:hAnsi="Arial" w:cs="Arial"/>
          <w:highlight w:val="green"/>
        </w:rPr>
      </w:pPr>
    </w:p>
    <w:p w14:paraId="17E80C9F" w14:textId="77777777" w:rsidR="0008075C" w:rsidRDefault="0008075C" w:rsidP="002C79D0">
      <w:pPr>
        <w:spacing w:after="0"/>
        <w:rPr>
          <w:rFonts w:ascii="Arial" w:eastAsia="Arial" w:hAnsi="Arial" w:cs="Arial"/>
          <w:highlight w:val="green"/>
        </w:rPr>
      </w:pPr>
    </w:p>
    <w:p w14:paraId="3C38FDB0" w14:textId="77777777" w:rsidR="0008075C" w:rsidRDefault="0008075C" w:rsidP="002C79D0">
      <w:pPr>
        <w:spacing w:after="0"/>
        <w:rPr>
          <w:rFonts w:ascii="Arial" w:eastAsia="Arial" w:hAnsi="Arial" w:cs="Arial"/>
          <w:highlight w:val="green"/>
        </w:rPr>
      </w:pPr>
    </w:p>
    <w:p w14:paraId="71691F2D" w14:textId="77777777" w:rsidR="0008075C" w:rsidRDefault="0008075C" w:rsidP="002C79D0">
      <w:pPr>
        <w:spacing w:after="0"/>
        <w:rPr>
          <w:rFonts w:ascii="Arial" w:eastAsia="Arial" w:hAnsi="Arial" w:cs="Arial"/>
          <w:highlight w:val="green"/>
        </w:rPr>
      </w:pPr>
    </w:p>
    <w:p w14:paraId="32683B66" w14:textId="281086FD" w:rsidR="009D1AD9" w:rsidRPr="009D22EA" w:rsidRDefault="009D1AD9" w:rsidP="009D1AD9">
      <w:pPr>
        <w:spacing w:after="120" w:line="240" w:lineRule="auto"/>
        <w:rPr>
          <w:rFonts w:ascii="Arial" w:hAnsi="Arial" w:cs="Arial"/>
          <w:b/>
          <w:sz w:val="24"/>
          <w:szCs w:val="24"/>
          <w:highlight w:val="green"/>
        </w:rPr>
      </w:pPr>
      <w:r w:rsidRPr="009D22EA">
        <w:rPr>
          <w:rFonts w:ascii="Arial" w:hAnsi="Arial" w:cs="Arial"/>
          <w:b/>
          <w:sz w:val="24"/>
          <w:szCs w:val="24"/>
          <w:highlight w:val="green"/>
        </w:rPr>
        <w:t>&lt;SCO</w:t>
      </w:r>
      <w:r w:rsidR="00531305">
        <w:rPr>
          <w:rFonts w:ascii="Arial" w:hAnsi="Arial" w:cs="Arial"/>
          <w:b/>
          <w:sz w:val="24"/>
          <w:szCs w:val="24"/>
          <w:highlight w:val="green"/>
        </w:rPr>
        <w:t>7</w:t>
      </w:r>
      <w:r w:rsidRPr="009D22EA">
        <w:rPr>
          <w:rFonts w:ascii="Arial" w:hAnsi="Arial" w:cs="Arial"/>
          <w:b/>
          <w:sz w:val="24"/>
          <w:szCs w:val="24"/>
          <w:highlight w:val="green"/>
        </w:rPr>
        <w:t xml:space="preserve">&gt; </w:t>
      </w:r>
      <w:r w:rsidR="00205572" w:rsidRPr="00205572">
        <w:rPr>
          <w:rFonts w:ascii="Arial" w:hAnsi="Arial" w:cs="Arial"/>
          <w:b/>
          <w:sz w:val="24"/>
          <w:szCs w:val="24"/>
        </w:rPr>
        <w:t>Ferramenta Análise SWOT ou FOFA</w:t>
      </w:r>
    </w:p>
    <w:p w14:paraId="63BB82C2" w14:textId="49C0CF3A" w:rsidR="009D1AD9" w:rsidRDefault="009D1AD9" w:rsidP="009D1AD9">
      <w:pPr>
        <w:spacing w:line="240" w:lineRule="auto"/>
        <w:jc w:val="both"/>
        <w:rPr>
          <w:rFonts w:ascii="Arial" w:hAnsi="Arial" w:cs="Arial"/>
          <w:sz w:val="24"/>
          <w:szCs w:val="24"/>
        </w:rPr>
      </w:pPr>
      <w:r w:rsidRPr="009D22EA">
        <w:rPr>
          <w:rFonts w:ascii="Arial" w:hAnsi="Arial" w:cs="Arial"/>
          <w:b/>
          <w:sz w:val="24"/>
          <w:szCs w:val="24"/>
          <w:highlight w:val="cyan"/>
        </w:rPr>
        <w:t xml:space="preserve">&lt;Título&gt; </w:t>
      </w:r>
      <w:r w:rsidR="00205572" w:rsidRPr="00205572">
        <w:rPr>
          <w:rFonts w:ascii="Arial" w:hAnsi="Arial" w:cs="Arial"/>
          <w:sz w:val="24"/>
          <w:szCs w:val="24"/>
        </w:rPr>
        <w:t>Ferramenta Análise SWOT ou FOFA</w:t>
      </w:r>
    </w:p>
    <w:p w14:paraId="5CFA72A7" w14:textId="0CAD27DF" w:rsidR="00205572" w:rsidRDefault="00205572" w:rsidP="00205572">
      <w:pPr>
        <w:pStyle w:val="NormalED"/>
        <w:spacing w:line="276" w:lineRule="auto"/>
      </w:pPr>
      <w:r>
        <w:t>Com os conceitos discutidos anteriormente</w:t>
      </w:r>
      <w:r w:rsidR="00E446F3">
        <w:t>,</w:t>
      </w:r>
      <w:r>
        <w:t xml:space="preserve"> fica fácil implantar na empresa uma ferramenta de gestão que visualiza e prioriza ações para o planejamento estratégico </w:t>
      </w:r>
      <w:r w:rsidR="00B71FF5">
        <w:t>do negócio.</w:t>
      </w:r>
    </w:p>
    <w:p w14:paraId="11CE52BA" w14:textId="27BCFF5C" w:rsidR="00BD5BEF" w:rsidRDefault="00BD5BEF" w:rsidP="00205572">
      <w:pPr>
        <w:pStyle w:val="NormalED"/>
        <w:spacing w:line="276" w:lineRule="auto"/>
      </w:pPr>
      <w:r>
        <w:t xml:space="preserve">&lt;h2&gt; Para tal, utilizaremos a ferramenta conhecida como </w:t>
      </w:r>
      <w:r w:rsidRPr="00E446F3">
        <w:rPr>
          <w:b/>
        </w:rPr>
        <w:t>Análise SWOT ou FOFA</w:t>
      </w:r>
      <w:r>
        <w:t>.</w:t>
      </w:r>
    </w:p>
    <w:p w14:paraId="4F9AD552" w14:textId="0A49D65A" w:rsidR="00B121F9" w:rsidRDefault="00B121F9" w:rsidP="00205572">
      <w:pPr>
        <w:pStyle w:val="NormalED"/>
        <w:spacing w:line="276" w:lineRule="auto"/>
      </w:pPr>
      <w:r w:rsidRPr="00B121F9">
        <w:rPr>
          <w:b/>
        </w:rPr>
        <w:t>SWOT</w:t>
      </w:r>
      <w:r w:rsidRPr="00B121F9">
        <w:t xml:space="preserve"> são as iniciais das palavras em inglês </w:t>
      </w:r>
      <w:r w:rsidRPr="00E446F3">
        <w:rPr>
          <w:i/>
        </w:rPr>
        <w:t xml:space="preserve">Strengths, Weaknesses, Opportunities </w:t>
      </w:r>
      <w:r w:rsidRPr="00E446F3">
        <w:t>e</w:t>
      </w:r>
      <w:r w:rsidRPr="00E446F3">
        <w:rPr>
          <w:i/>
        </w:rPr>
        <w:t xml:space="preserve"> Threats</w:t>
      </w:r>
      <w:r w:rsidRPr="00B121F9">
        <w:t xml:space="preserve">. No Brasil é mais conhecida pela sua tradução, </w:t>
      </w:r>
      <w:r w:rsidRPr="00B121F9">
        <w:rPr>
          <w:b/>
        </w:rPr>
        <w:t>FOFA – Forças, Oportunidades, Fraquezas e Ameaças</w:t>
      </w:r>
      <w:r w:rsidRPr="00B121F9">
        <w:t>.</w:t>
      </w:r>
    </w:p>
    <w:p w14:paraId="189D2332" w14:textId="69DF3C4C" w:rsidR="00BD5BEF" w:rsidRDefault="00BD5BEF" w:rsidP="00205572">
      <w:pPr>
        <w:pStyle w:val="NormalED"/>
        <w:spacing w:line="276" w:lineRule="auto"/>
      </w:pPr>
      <w:r>
        <w:t>Veja na figura a seguir a representação visual da ferramenta. Observe que na linha superior são elencados os aspectos internos da sua empresa</w:t>
      </w:r>
      <w:r w:rsidR="00240B5D">
        <w:t>. Nesta etapa</w:t>
      </w:r>
      <w:r w:rsidR="00E446F3">
        <w:t>,</w:t>
      </w:r>
      <w:r w:rsidR="00240B5D">
        <w:t xml:space="preserve"> você deve considerar as forças e fraquezas presentes no seu negócio. Já na linha inferior, considere os aspectos externos, como oportunidades e ameaças que podem impactar o seu negócio.</w:t>
      </w:r>
    </w:p>
    <w:p w14:paraId="15ABA34A" w14:textId="77777777" w:rsidR="002C79D0" w:rsidRPr="002C79D0" w:rsidRDefault="002C79D0" w:rsidP="009D22EA">
      <w:pPr>
        <w:spacing w:after="0"/>
        <w:rPr>
          <w:rFonts w:ascii="Arial" w:eastAsia="Arial" w:hAnsi="Arial" w:cs="Arial"/>
          <w:sz w:val="24"/>
          <w:szCs w:val="24"/>
          <w:highlight w:val="green"/>
        </w:rPr>
      </w:pPr>
    </w:p>
    <w:tbl>
      <w:tblPr>
        <w:tblStyle w:val="Tabelacomgrade"/>
        <w:tblW w:w="0" w:type="auto"/>
        <w:tblLook w:val="04A0" w:firstRow="1" w:lastRow="0" w:firstColumn="1" w:lastColumn="0" w:noHBand="0" w:noVBand="1"/>
      </w:tblPr>
      <w:tblGrid>
        <w:gridCol w:w="9209"/>
      </w:tblGrid>
      <w:tr w:rsidR="009D1AD9" w14:paraId="5A1812EB" w14:textId="77777777" w:rsidTr="00273E90">
        <w:tc>
          <w:tcPr>
            <w:tcW w:w="9209" w:type="dxa"/>
          </w:tcPr>
          <w:p w14:paraId="13024B86" w14:textId="2D81D697" w:rsidR="009D1AD9" w:rsidRDefault="00B121F9" w:rsidP="00273E90">
            <w:pPr>
              <w:spacing w:before="240" w:after="240"/>
              <w:rPr>
                <w:rFonts w:ascii="Arial" w:eastAsia="Arial" w:hAnsi="Arial" w:cs="Arial"/>
                <w:bCs/>
                <w:sz w:val="24"/>
                <w:szCs w:val="24"/>
              </w:rPr>
            </w:pPr>
            <w:r w:rsidRPr="00B121F9">
              <w:rPr>
                <w:rFonts w:ascii="Arial" w:eastAsia="Arial" w:hAnsi="Arial" w:cs="Arial"/>
                <w:color w:val="000000"/>
                <w:sz w:val="24"/>
                <w:szCs w:val="24"/>
                <w:highlight w:val="cyan"/>
              </w:rPr>
              <w:t>&lt;DM: refazer matriz abaixo&gt;</w:t>
            </w:r>
          </w:p>
        </w:tc>
      </w:tr>
      <w:tr w:rsidR="009D1AD9" w14:paraId="1001A41E" w14:textId="77777777" w:rsidTr="00273E90">
        <w:tc>
          <w:tcPr>
            <w:tcW w:w="9209" w:type="dxa"/>
          </w:tcPr>
          <w:p w14:paraId="77D4EB87" w14:textId="77777777" w:rsidR="009D1AD9" w:rsidRDefault="009D1AD9" w:rsidP="009D1AD9">
            <w:pPr>
              <w:pStyle w:val="SemEspaamento"/>
              <w:spacing w:line="276" w:lineRule="auto"/>
              <w:rPr>
                <w:bCs/>
                <w:szCs w:val="24"/>
              </w:rPr>
            </w:pPr>
          </w:p>
          <w:p w14:paraId="1BC4D7BA" w14:textId="77777777" w:rsidR="00B121F9" w:rsidRDefault="00B121F9" w:rsidP="00B121F9">
            <w:pPr>
              <w:pStyle w:val="SemEspaamento"/>
              <w:spacing w:line="276" w:lineRule="auto"/>
              <w:jc w:val="center"/>
              <w:rPr>
                <w:bCs/>
                <w:szCs w:val="24"/>
              </w:rPr>
            </w:pPr>
            <w:r>
              <w:rPr>
                <w:noProof/>
              </w:rPr>
              <w:drawing>
                <wp:inline distT="0" distB="0" distL="0" distR="0" wp14:anchorId="00C73DF3" wp14:editId="3BB1DB1F">
                  <wp:extent cx="4371975" cy="2458979"/>
                  <wp:effectExtent l="0" t="0" r="0" b="0"/>
                  <wp:docPr id="6515472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71461" cy="2458690"/>
                          </a:xfrm>
                          <a:prstGeom prst="rect">
                            <a:avLst/>
                          </a:prstGeom>
                        </pic:spPr>
                      </pic:pic>
                    </a:graphicData>
                  </a:graphic>
                </wp:inline>
              </w:drawing>
            </w:r>
          </w:p>
          <w:p w14:paraId="689AA6E6" w14:textId="73B0012E" w:rsidR="00B121F9" w:rsidRDefault="00B121F9" w:rsidP="00B121F9">
            <w:pPr>
              <w:pStyle w:val="NormalED"/>
              <w:rPr>
                <w:bCs/>
                <w:szCs w:val="24"/>
              </w:rPr>
            </w:pPr>
            <w:r w:rsidRPr="00B121F9">
              <w:rPr>
                <w:sz w:val="20"/>
              </w:rPr>
              <w:t>Fonte: B &amp; P Consultores Associados</w:t>
            </w:r>
          </w:p>
        </w:tc>
      </w:tr>
    </w:tbl>
    <w:p w14:paraId="2351FD22" w14:textId="77777777" w:rsidR="009D22EA" w:rsidRDefault="009D22EA" w:rsidP="00940181">
      <w:pPr>
        <w:spacing w:after="0"/>
        <w:rPr>
          <w:rFonts w:ascii="Arial" w:eastAsia="Arial" w:hAnsi="Arial" w:cs="Arial"/>
          <w:highlight w:val="green"/>
        </w:rPr>
      </w:pPr>
    </w:p>
    <w:p w14:paraId="7B8B460A" w14:textId="77777777" w:rsidR="00B71FF5" w:rsidRDefault="00B71FF5" w:rsidP="00B71FF5">
      <w:pPr>
        <w:spacing w:after="0"/>
        <w:rPr>
          <w:rFonts w:ascii="Arial" w:eastAsia="Arial" w:hAnsi="Arial" w:cs="Arial"/>
          <w:sz w:val="24"/>
          <w:szCs w:val="24"/>
        </w:rPr>
      </w:pPr>
      <w:r w:rsidRPr="00B71FF5">
        <w:rPr>
          <w:rFonts w:ascii="Arial" w:eastAsia="Arial" w:hAnsi="Arial" w:cs="Arial"/>
          <w:sz w:val="24"/>
          <w:szCs w:val="24"/>
          <w:highlight w:val="cyan"/>
        </w:rPr>
        <w:t>&lt;h2&gt;</w:t>
      </w:r>
      <w:r w:rsidRPr="00B71FF5">
        <w:rPr>
          <w:rFonts w:ascii="Arial" w:eastAsia="Arial" w:hAnsi="Arial" w:cs="Arial"/>
          <w:sz w:val="24"/>
          <w:szCs w:val="24"/>
        </w:rPr>
        <w:t xml:space="preserve"> A ordem é priorizar!</w:t>
      </w:r>
    </w:p>
    <w:p w14:paraId="707B8485" w14:textId="77777777" w:rsidR="008C7969" w:rsidRPr="00B71FF5" w:rsidRDefault="008C7969" w:rsidP="00B71FF5">
      <w:pPr>
        <w:spacing w:after="0"/>
        <w:rPr>
          <w:rFonts w:ascii="Arial" w:eastAsia="Arial" w:hAnsi="Arial" w:cs="Arial"/>
          <w:sz w:val="24"/>
          <w:szCs w:val="24"/>
        </w:rPr>
      </w:pPr>
    </w:p>
    <w:p w14:paraId="15F422FD" w14:textId="03E38027" w:rsidR="00C75676" w:rsidRPr="00015EA6" w:rsidRDefault="00B71FF5" w:rsidP="00B71FF5">
      <w:pPr>
        <w:spacing w:after="0"/>
        <w:rPr>
          <w:rFonts w:ascii="Arial" w:eastAsia="Arial" w:hAnsi="Arial" w:cs="Arial"/>
          <w:sz w:val="24"/>
          <w:szCs w:val="24"/>
        </w:rPr>
      </w:pPr>
      <w:r w:rsidRPr="00B71FF5">
        <w:rPr>
          <w:rFonts w:ascii="Arial" w:eastAsia="Arial" w:hAnsi="Arial" w:cs="Arial"/>
          <w:sz w:val="24"/>
          <w:szCs w:val="24"/>
        </w:rPr>
        <w:t>Considerando o exemplo acima</w:t>
      </w:r>
      <w:r w:rsidR="002D4CB5">
        <w:rPr>
          <w:rFonts w:ascii="Arial" w:eastAsia="Arial" w:hAnsi="Arial" w:cs="Arial"/>
          <w:sz w:val="24"/>
          <w:szCs w:val="24"/>
        </w:rPr>
        <w:t>,</w:t>
      </w:r>
      <w:r w:rsidRPr="00B71FF5">
        <w:rPr>
          <w:rFonts w:ascii="Arial" w:eastAsia="Arial" w:hAnsi="Arial" w:cs="Arial"/>
          <w:sz w:val="24"/>
          <w:szCs w:val="24"/>
        </w:rPr>
        <w:t xml:space="preserve"> e os conceitos estudados sobre ambientes internos e externos, é o momento de identificar quais ações na sua empresa v</w:t>
      </w:r>
      <w:r w:rsidR="00E446F3">
        <w:rPr>
          <w:rFonts w:ascii="Arial" w:eastAsia="Arial" w:hAnsi="Arial" w:cs="Arial"/>
          <w:sz w:val="24"/>
          <w:szCs w:val="24"/>
        </w:rPr>
        <w:t>ocê focará primeiro e classificá</w:t>
      </w:r>
      <w:r w:rsidRPr="00B71FF5">
        <w:rPr>
          <w:rFonts w:ascii="Arial" w:eastAsia="Arial" w:hAnsi="Arial" w:cs="Arial"/>
          <w:sz w:val="24"/>
          <w:szCs w:val="24"/>
        </w:rPr>
        <w:t>-las por grau de importância, urgência e tendência. Vamos lá?</w:t>
      </w:r>
    </w:p>
    <w:p w14:paraId="7B05098B" w14:textId="77777777" w:rsidR="00B71FF5" w:rsidRDefault="00B71FF5" w:rsidP="00940181">
      <w:pPr>
        <w:spacing w:after="0"/>
        <w:rPr>
          <w:rFonts w:ascii="Arial" w:eastAsia="Arial" w:hAnsi="Arial" w:cs="Arial"/>
          <w:sz w:val="24"/>
          <w:szCs w:val="24"/>
        </w:rPr>
      </w:pPr>
    </w:p>
    <w:p w14:paraId="51EF0EB0" w14:textId="21E8CCC9" w:rsidR="00C75676" w:rsidRPr="00015EA6" w:rsidRDefault="00C75676" w:rsidP="00940181">
      <w:pPr>
        <w:spacing w:after="0"/>
        <w:rPr>
          <w:rFonts w:ascii="Arial" w:eastAsia="Arial" w:hAnsi="Arial" w:cs="Arial"/>
          <w:sz w:val="24"/>
          <w:szCs w:val="24"/>
        </w:rPr>
      </w:pPr>
      <w:r w:rsidRPr="00015EA6">
        <w:rPr>
          <w:rFonts w:ascii="Arial" w:eastAsia="Arial" w:hAnsi="Arial" w:cs="Arial"/>
          <w:sz w:val="24"/>
          <w:szCs w:val="24"/>
        </w:rPr>
        <w:lastRenderedPageBreak/>
        <w:t>Podemos classificar cada situação por grau de:</w:t>
      </w:r>
    </w:p>
    <w:p w14:paraId="17587616" w14:textId="149E2298" w:rsidR="00C65551" w:rsidRPr="00C65551" w:rsidRDefault="00C65551" w:rsidP="00940181">
      <w:pPr>
        <w:spacing w:after="0"/>
        <w:rPr>
          <w:rFonts w:ascii="Arial" w:hAnsi="Arial" w:cs="Arial"/>
          <w:bCs/>
          <w:sz w:val="24"/>
          <w:szCs w:val="24"/>
        </w:rPr>
      </w:pPr>
      <w:r w:rsidRPr="00C65551">
        <w:rPr>
          <w:rFonts w:ascii="Arial" w:hAnsi="Arial" w:cs="Arial"/>
          <w:bCs/>
          <w:sz w:val="24"/>
          <w:szCs w:val="24"/>
          <w:highlight w:val="cyan"/>
        </w:rPr>
        <w:t>&lt;DM: refazer as tabelas seguindo a linha gráfica do curso&gt;</w:t>
      </w:r>
    </w:p>
    <w:p w14:paraId="11A1D5AC" w14:textId="77777777" w:rsidR="00C65551" w:rsidRDefault="00C65551" w:rsidP="00940181">
      <w:pPr>
        <w:spacing w:after="0"/>
        <w:rPr>
          <w:rFonts w:ascii="Arial" w:hAnsi="Arial" w:cs="Arial"/>
          <w:b/>
          <w:bCs/>
          <w:sz w:val="24"/>
          <w:szCs w:val="24"/>
        </w:rPr>
      </w:pPr>
    </w:p>
    <w:p w14:paraId="297FEE68" w14:textId="0773C57D" w:rsidR="00FF5872" w:rsidRDefault="00C65551" w:rsidP="00940181">
      <w:pPr>
        <w:spacing w:after="0"/>
        <w:rPr>
          <w:rFonts w:ascii="Arial" w:hAnsi="Arial" w:cs="Arial"/>
          <w:sz w:val="24"/>
          <w:szCs w:val="24"/>
        </w:rPr>
      </w:pPr>
      <w:r>
        <w:rPr>
          <w:rFonts w:ascii="Arial" w:hAnsi="Arial" w:cs="Arial"/>
          <w:b/>
          <w:bCs/>
          <w:sz w:val="24"/>
          <w:szCs w:val="24"/>
        </w:rPr>
        <w:t>I</w:t>
      </w:r>
      <w:r w:rsidRPr="00C65551">
        <w:rPr>
          <w:rFonts w:ascii="Arial" w:hAnsi="Arial" w:cs="Arial"/>
          <w:b/>
          <w:bCs/>
          <w:sz w:val="24"/>
          <w:szCs w:val="24"/>
        </w:rPr>
        <w:t>mportância</w:t>
      </w:r>
      <w:r>
        <w:rPr>
          <w:rFonts w:ascii="Arial" w:hAnsi="Arial" w:cs="Arial"/>
          <w:sz w:val="24"/>
          <w:szCs w:val="24"/>
        </w:rPr>
        <w:t xml:space="preserve"> - </w:t>
      </w:r>
      <w:r w:rsidRPr="00C65551">
        <w:rPr>
          <w:rFonts w:ascii="Arial" w:hAnsi="Arial" w:cs="Arial"/>
          <w:sz w:val="24"/>
          <w:szCs w:val="24"/>
        </w:rPr>
        <w:t>q</w:t>
      </w:r>
      <w:r>
        <w:rPr>
          <w:rFonts w:ascii="Arial" w:hAnsi="Arial" w:cs="Arial"/>
          <w:sz w:val="24"/>
          <w:szCs w:val="24"/>
        </w:rPr>
        <w:t>ual a importância?</w:t>
      </w:r>
    </w:p>
    <w:p w14:paraId="00AD6716" w14:textId="77777777" w:rsidR="00C65551" w:rsidRDefault="00C65551" w:rsidP="00940181">
      <w:pPr>
        <w:spacing w:after="0"/>
        <w:rPr>
          <w:rFonts w:ascii="Arial" w:hAnsi="Arial" w:cs="Arial"/>
          <w:sz w:val="24"/>
          <w:szCs w:val="24"/>
        </w:rPr>
      </w:pPr>
    </w:p>
    <w:tbl>
      <w:tblPr>
        <w:tblW w:w="4196" w:type="dxa"/>
        <w:tblCellMar>
          <w:left w:w="70" w:type="dxa"/>
          <w:right w:w="70" w:type="dxa"/>
        </w:tblCellMar>
        <w:tblLook w:val="04A0" w:firstRow="1" w:lastRow="0" w:firstColumn="1" w:lastColumn="0" w:noHBand="0" w:noVBand="1"/>
      </w:tblPr>
      <w:tblGrid>
        <w:gridCol w:w="3256"/>
        <w:gridCol w:w="940"/>
      </w:tblGrid>
      <w:tr w:rsidR="00C65551" w:rsidRPr="00C65551" w14:paraId="0485F8AF" w14:textId="77777777" w:rsidTr="00C65551">
        <w:trPr>
          <w:trHeight w:val="600"/>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8D8533" w14:textId="77777777" w:rsidR="00C65551" w:rsidRPr="00C65551" w:rsidRDefault="00C65551" w:rsidP="00C65551">
            <w:pPr>
              <w:spacing w:after="0" w:line="240" w:lineRule="auto"/>
              <w:rPr>
                <w:rFonts w:ascii="Arial" w:eastAsia="Times New Roman" w:hAnsi="Arial" w:cs="Arial"/>
                <w:lang w:eastAsia="pt-BR"/>
              </w:rPr>
            </w:pPr>
            <w:r w:rsidRPr="00C65551">
              <w:rPr>
                <w:rFonts w:ascii="Arial" w:eastAsia="Times New Roman" w:hAnsi="Arial" w:cs="Arial"/>
                <w:lang w:eastAsia="pt-BR"/>
              </w:rPr>
              <w:t>Sem muita importância</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14:paraId="303BE326" w14:textId="77777777" w:rsidR="00C65551" w:rsidRPr="00C65551" w:rsidRDefault="00C65551" w:rsidP="00C65551">
            <w:pPr>
              <w:spacing w:after="0" w:line="240" w:lineRule="auto"/>
              <w:jc w:val="center"/>
              <w:rPr>
                <w:rFonts w:ascii="Arial" w:eastAsia="Times New Roman" w:hAnsi="Arial" w:cs="Arial"/>
                <w:lang w:eastAsia="pt-BR"/>
              </w:rPr>
            </w:pPr>
            <w:r w:rsidRPr="00C65551">
              <w:rPr>
                <w:rFonts w:ascii="Arial" w:eastAsia="Times New Roman" w:hAnsi="Arial" w:cs="Arial"/>
                <w:lang w:eastAsia="pt-BR"/>
              </w:rPr>
              <w:t>1</w:t>
            </w:r>
          </w:p>
        </w:tc>
      </w:tr>
      <w:tr w:rsidR="00C65551" w:rsidRPr="00C65551" w14:paraId="523585DB" w14:textId="77777777" w:rsidTr="00C65551">
        <w:trPr>
          <w:trHeight w:val="600"/>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22A1F6D1" w14:textId="77777777" w:rsidR="00C65551" w:rsidRPr="00C65551" w:rsidRDefault="00C65551" w:rsidP="00C65551">
            <w:pPr>
              <w:spacing w:after="0" w:line="240" w:lineRule="auto"/>
              <w:rPr>
                <w:rFonts w:ascii="Arial" w:eastAsia="Times New Roman" w:hAnsi="Arial" w:cs="Arial"/>
                <w:lang w:eastAsia="pt-BR"/>
              </w:rPr>
            </w:pPr>
            <w:r w:rsidRPr="00C65551">
              <w:rPr>
                <w:rFonts w:ascii="Arial" w:eastAsia="Times New Roman" w:hAnsi="Arial" w:cs="Arial"/>
                <w:lang w:eastAsia="pt-BR"/>
              </w:rPr>
              <w:t>Importante</w:t>
            </w:r>
          </w:p>
        </w:tc>
        <w:tc>
          <w:tcPr>
            <w:tcW w:w="940" w:type="dxa"/>
            <w:tcBorders>
              <w:top w:val="nil"/>
              <w:left w:val="nil"/>
              <w:bottom w:val="single" w:sz="4" w:space="0" w:color="auto"/>
              <w:right w:val="single" w:sz="4" w:space="0" w:color="auto"/>
            </w:tcBorders>
            <w:shd w:val="clear" w:color="auto" w:fill="auto"/>
            <w:noWrap/>
            <w:vAlign w:val="center"/>
            <w:hideMark/>
          </w:tcPr>
          <w:p w14:paraId="3A866DF8" w14:textId="77777777" w:rsidR="00C65551" w:rsidRPr="00C65551" w:rsidRDefault="00C65551" w:rsidP="00C65551">
            <w:pPr>
              <w:spacing w:after="0" w:line="240" w:lineRule="auto"/>
              <w:jc w:val="center"/>
              <w:rPr>
                <w:rFonts w:ascii="Arial" w:eastAsia="Times New Roman" w:hAnsi="Arial" w:cs="Arial"/>
                <w:lang w:eastAsia="pt-BR"/>
              </w:rPr>
            </w:pPr>
            <w:r w:rsidRPr="00C65551">
              <w:rPr>
                <w:rFonts w:ascii="Arial" w:eastAsia="Times New Roman" w:hAnsi="Arial" w:cs="Arial"/>
                <w:lang w:eastAsia="pt-BR"/>
              </w:rPr>
              <w:t>2</w:t>
            </w:r>
          </w:p>
        </w:tc>
      </w:tr>
      <w:tr w:rsidR="00C65551" w:rsidRPr="00C65551" w14:paraId="690085D0" w14:textId="77777777" w:rsidTr="00C65551">
        <w:trPr>
          <w:trHeight w:val="600"/>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6A5CF653" w14:textId="77777777" w:rsidR="00C65551" w:rsidRPr="00C65551" w:rsidRDefault="00C65551" w:rsidP="00C65551">
            <w:pPr>
              <w:spacing w:after="0" w:line="240" w:lineRule="auto"/>
              <w:rPr>
                <w:rFonts w:ascii="Arial" w:eastAsia="Times New Roman" w:hAnsi="Arial" w:cs="Arial"/>
                <w:lang w:eastAsia="pt-BR"/>
              </w:rPr>
            </w:pPr>
            <w:r w:rsidRPr="00C65551">
              <w:rPr>
                <w:rFonts w:ascii="Arial" w:eastAsia="Times New Roman" w:hAnsi="Arial" w:cs="Arial"/>
                <w:lang w:eastAsia="pt-BR"/>
              </w:rPr>
              <w:t>Muito importante</w:t>
            </w:r>
          </w:p>
        </w:tc>
        <w:tc>
          <w:tcPr>
            <w:tcW w:w="940" w:type="dxa"/>
            <w:tcBorders>
              <w:top w:val="nil"/>
              <w:left w:val="nil"/>
              <w:bottom w:val="single" w:sz="4" w:space="0" w:color="auto"/>
              <w:right w:val="single" w:sz="4" w:space="0" w:color="auto"/>
            </w:tcBorders>
            <w:shd w:val="clear" w:color="auto" w:fill="auto"/>
            <w:noWrap/>
            <w:vAlign w:val="center"/>
            <w:hideMark/>
          </w:tcPr>
          <w:p w14:paraId="0B62D135" w14:textId="77777777" w:rsidR="00C65551" w:rsidRPr="00C65551" w:rsidRDefault="00C65551" w:rsidP="00C65551">
            <w:pPr>
              <w:spacing w:after="0" w:line="240" w:lineRule="auto"/>
              <w:jc w:val="center"/>
              <w:rPr>
                <w:rFonts w:ascii="Arial" w:eastAsia="Times New Roman" w:hAnsi="Arial" w:cs="Arial"/>
                <w:lang w:eastAsia="pt-BR"/>
              </w:rPr>
            </w:pPr>
            <w:r w:rsidRPr="00C65551">
              <w:rPr>
                <w:rFonts w:ascii="Arial" w:eastAsia="Times New Roman" w:hAnsi="Arial" w:cs="Arial"/>
                <w:lang w:eastAsia="pt-BR"/>
              </w:rPr>
              <w:t>5</w:t>
            </w:r>
          </w:p>
        </w:tc>
      </w:tr>
    </w:tbl>
    <w:p w14:paraId="3EB86BC0" w14:textId="77777777" w:rsidR="00C65551" w:rsidRDefault="00C65551" w:rsidP="00940181">
      <w:pPr>
        <w:spacing w:after="0"/>
        <w:rPr>
          <w:rFonts w:ascii="Arial" w:eastAsia="Arial" w:hAnsi="Arial" w:cs="Arial"/>
          <w:sz w:val="24"/>
          <w:szCs w:val="24"/>
          <w:highlight w:val="green"/>
        </w:rPr>
      </w:pPr>
    </w:p>
    <w:p w14:paraId="57860B3C" w14:textId="5036A71F" w:rsidR="00C65551" w:rsidRDefault="00C65551" w:rsidP="00C65551">
      <w:pPr>
        <w:spacing w:after="0"/>
        <w:rPr>
          <w:rFonts w:ascii="Arial" w:hAnsi="Arial" w:cs="Arial"/>
          <w:sz w:val="24"/>
          <w:szCs w:val="24"/>
        </w:rPr>
      </w:pPr>
      <w:r>
        <w:rPr>
          <w:rFonts w:ascii="Arial" w:hAnsi="Arial" w:cs="Arial"/>
          <w:b/>
          <w:bCs/>
          <w:sz w:val="24"/>
          <w:szCs w:val="24"/>
        </w:rPr>
        <w:t>U</w:t>
      </w:r>
      <w:r w:rsidRPr="00C65551">
        <w:rPr>
          <w:rFonts w:ascii="Arial" w:hAnsi="Arial" w:cs="Arial"/>
          <w:b/>
          <w:bCs/>
          <w:sz w:val="24"/>
          <w:szCs w:val="24"/>
        </w:rPr>
        <w:t>rgência</w:t>
      </w:r>
      <w:r>
        <w:rPr>
          <w:rFonts w:ascii="Arial" w:hAnsi="Arial" w:cs="Arial"/>
          <w:sz w:val="24"/>
          <w:szCs w:val="24"/>
        </w:rPr>
        <w:t xml:space="preserve"> - </w:t>
      </w:r>
      <w:r w:rsidRPr="00C65551">
        <w:rPr>
          <w:rFonts w:ascii="Arial" w:hAnsi="Arial" w:cs="Arial"/>
          <w:sz w:val="24"/>
          <w:szCs w:val="24"/>
        </w:rPr>
        <w:t>quando tenho que fazer algo?</w:t>
      </w:r>
    </w:p>
    <w:p w14:paraId="4C69E6BF" w14:textId="77777777" w:rsidR="00C65551" w:rsidRDefault="00C65551" w:rsidP="00C65551">
      <w:pPr>
        <w:spacing w:after="0"/>
        <w:rPr>
          <w:rFonts w:ascii="Arial" w:hAnsi="Arial" w:cs="Arial"/>
          <w:sz w:val="24"/>
          <w:szCs w:val="24"/>
        </w:rPr>
      </w:pPr>
    </w:p>
    <w:tbl>
      <w:tblPr>
        <w:tblW w:w="4196" w:type="dxa"/>
        <w:tblCellMar>
          <w:left w:w="70" w:type="dxa"/>
          <w:right w:w="70" w:type="dxa"/>
        </w:tblCellMar>
        <w:tblLook w:val="04A0" w:firstRow="1" w:lastRow="0" w:firstColumn="1" w:lastColumn="0" w:noHBand="0" w:noVBand="1"/>
      </w:tblPr>
      <w:tblGrid>
        <w:gridCol w:w="3256"/>
        <w:gridCol w:w="940"/>
      </w:tblGrid>
      <w:tr w:rsidR="00C65551" w:rsidRPr="00C65551" w14:paraId="555E2061" w14:textId="77777777" w:rsidTr="00B146B2">
        <w:trPr>
          <w:trHeight w:val="600"/>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C60116" w14:textId="66E24EA3" w:rsidR="00C65551" w:rsidRPr="00C65551" w:rsidRDefault="00C65551" w:rsidP="00B146B2">
            <w:pPr>
              <w:spacing w:after="0" w:line="240" w:lineRule="auto"/>
              <w:rPr>
                <w:rFonts w:ascii="Arial" w:eastAsia="Times New Roman" w:hAnsi="Arial" w:cs="Arial"/>
                <w:lang w:eastAsia="pt-BR"/>
              </w:rPr>
            </w:pPr>
            <w:r w:rsidRPr="00C65551">
              <w:rPr>
                <w:rFonts w:ascii="Arial" w:eastAsia="Times New Roman" w:hAnsi="Arial" w:cs="Arial"/>
                <w:lang w:eastAsia="pt-BR"/>
              </w:rPr>
              <w:t>Sem muita urgência</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14:paraId="68245858" w14:textId="77777777" w:rsidR="00C65551" w:rsidRPr="00C65551" w:rsidRDefault="00C65551" w:rsidP="00B146B2">
            <w:pPr>
              <w:spacing w:after="0" w:line="240" w:lineRule="auto"/>
              <w:jc w:val="center"/>
              <w:rPr>
                <w:rFonts w:ascii="Arial" w:eastAsia="Times New Roman" w:hAnsi="Arial" w:cs="Arial"/>
                <w:lang w:eastAsia="pt-BR"/>
              </w:rPr>
            </w:pPr>
            <w:r w:rsidRPr="00C65551">
              <w:rPr>
                <w:rFonts w:ascii="Arial" w:eastAsia="Times New Roman" w:hAnsi="Arial" w:cs="Arial"/>
                <w:lang w:eastAsia="pt-BR"/>
              </w:rPr>
              <w:t>1</w:t>
            </w:r>
          </w:p>
        </w:tc>
      </w:tr>
      <w:tr w:rsidR="00C65551" w:rsidRPr="00C65551" w14:paraId="65A9CF5F" w14:textId="77777777" w:rsidTr="00B146B2">
        <w:trPr>
          <w:trHeight w:val="600"/>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170CFF1C" w14:textId="1660A8C2" w:rsidR="00C65551" w:rsidRPr="00C65551" w:rsidRDefault="00C65551" w:rsidP="00B146B2">
            <w:pPr>
              <w:spacing w:after="0" w:line="240" w:lineRule="auto"/>
              <w:rPr>
                <w:rFonts w:ascii="Arial" w:eastAsia="Times New Roman" w:hAnsi="Arial" w:cs="Arial"/>
                <w:lang w:eastAsia="pt-BR"/>
              </w:rPr>
            </w:pPr>
            <w:r w:rsidRPr="00C65551">
              <w:rPr>
                <w:rFonts w:ascii="Arial" w:eastAsia="Times New Roman" w:hAnsi="Arial" w:cs="Arial"/>
                <w:lang w:eastAsia="pt-BR"/>
              </w:rPr>
              <w:t>Urgente</w:t>
            </w:r>
          </w:p>
        </w:tc>
        <w:tc>
          <w:tcPr>
            <w:tcW w:w="940" w:type="dxa"/>
            <w:tcBorders>
              <w:top w:val="nil"/>
              <w:left w:val="nil"/>
              <w:bottom w:val="single" w:sz="4" w:space="0" w:color="auto"/>
              <w:right w:val="single" w:sz="4" w:space="0" w:color="auto"/>
            </w:tcBorders>
            <w:shd w:val="clear" w:color="auto" w:fill="auto"/>
            <w:noWrap/>
            <w:vAlign w:val="center"/>
            <w:hideMark/>
          </w:tcPr>
          <w:p w14:paraId="68A38ECA" w14:textId="4B29814F" w:rsidR="00C65551" w:rsidRPr="00C65551" w:rsidRDefault="00C65551" w:rsidP="00B146B2">
            <w:pPr>
              <w:spacing w:after="0" w:line="240" w:lineRule="auto"/>
              <w:jc w:val="center"/>
              <w:rPr>
                <w:rFonts w:ascii="Arial" w:eastAsia="Times New Roman" w:hAnsi="Arial" w:cs="Arial"/>
                <w:lang w:eastAsia="pt-BR"/>
              </w:rPr>
            </w:pPr>
            <w:r>
              <w:rPr>
                <w:rFonts w:ascii="Arial" w:eastAsia="Times New Roman" w:hAnsi="Arial" w:cs="Arial"/>
                <w:lang w:eastAsia="pt-BR"/>
              </w:rPr>
              <w:t>3</w:t>
            </w:r>
          </w:p>
        </w:tc>
      </w:tr>
      <w:tr w:rsidR="00C65551" w:rsidRPr="00C65551" w14:paraId="7116A47A" w14:textId="77777777" w:rsidTr="00B146B2">
        <w:trPr>
          <w:trHeight w:val="600"/>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3E85503F" w14:textId="39ABF701" w:rsidR="00C65551" w:rsidRPr="00C65551" w:rsidRDefault="00C65551" w:rsidP="00B146B2">
            <w:pPr>
              <w:spacing w:after="0" w:line="240" w:lineRule="auto"/>
              <w:rPr>
                <w:rFonts w:ascii="Arial" w:eastAsia="Times New Roman" w:hAnsi="Arial" w:cs="Arial"/>
                <w:lang w:eastAsia="pt-BR"/>
              </w:rPr>
            </w:pPr>
            <w:r w:rsidRPr="00C65551">
              <w:rPr>
                <w:rFonts w:ascii="Arial" w:eastAsia="Times New Roman" w:hAnsi="Arial" w:cs="Arial"/>
                <w:lang w:eastAsia="pt-BR"/>
              </w:rPr>
              <w:t xml:space="preserve">Muito </w:t>
            </w:r>
            <w:r>
              <w:rPr>
                <w:rFonts w:ascii="Arial" w:eastAsia="Times New Roman" w:hAnsi="Arial" w:cs="Arial"/>
                <w:lang w:eastAsia="pt-BR"/>
              </w:rPr>
              <w:t>u</w:t>
            </w:r>
            <w:r w:rsidRPr="00C65551">
              <w:rPr>
                <w:rFonts w:ascii="Arial" w:eastAsia="Times New Roman" w:hAnsi="Arial" w:cs="Arial"/>
                <w:lang w:eastAsia="pt-BR"/>
              </w:rPr>
              <w:t>rgente</w:t>
            </w:r>
          </w:p>
        </w:tc>
        <w:tc>
          <w:tcPr>
            <w:tcW w:w="940" w:type="dxa"/>
            <w:tcBorders>
              <w:top w:val="nil"/>
              <w:left w:val="nil"/>
              <w:bottom w:val="single" w:sz="4" w:space="0" w:color="auto"/>
              <w:right w:val="single" w:sz="4" w:space="0" w:color="auto"/>
            </w:tcBorders>
            <w:shd w:val="clear" w:color="auto" w:fill="auto"/>
            <w:noWrap/>
            <w:vAlign w:val="center"/>
            <w:hideMark/>
          </w:tcPr>
          <w:p w14:paraId="1B644779" w14:textId="77777777" w:rsidR="00C65551" w:rsidRPr="00C65551" w:rsidRDefault="00C65551" w:rsidP="00B146B2">
            <w:pPr>
              <w:spacing w:after="0" w:line="240" w:lineRule="auto"/>
              <w:jc w:val="center"/>
              <w:rPr>
                <w:rFonts w:ascii="Arial" w:eastAsia="Times New Roman" w:hAnsi="Arial" w:cs="Arial"/>
                <w:lang w:eastAsia="pt-BR"/>
              </w:rPr>
            </w:pPr>
            <w:r w:rsidRPr="00C65551">
              <w:rPr>
                <w:rFonts w:ascii="Arial" w:eastAsia="Times New Roman" w:hAnsi="Arial" w:cs="Arial"/>
                <w:lang w:eastAsia="pt-BR"/>
              </w:rPr>
              <w:t>5</w:t>
            </w:r>
          </w:p>
        </w:tc>
      </w:tr>
    </w:tbl>
    <w:p w14:paraId="16A74316" w14:textId="77777777" w:rsidR="00C65551" w:rsidRPr="00C65551" w:rsidRDefault="00C65551" w:rsidP="00940181">
      <w:pPr>
        <w:spacing w:after="0"/>
        <w:rPr>
          <w:rFonts w:ascii="Arial" w:eastAsia="Arial" w:hAnsi="Arial" w:cs="Arial"/>
          <w:sz w:val="24"/>
          <w:szCs w:val="24"/>
          <w:highlight w:val="green"/>
        </w:rPr>
      </w:pPr>
    </w:p>
    <w:p w14:paraId="4EE3C04B" w14:textId="7D0FE8FD" w:rsidR="00C75676" w:rsidRDefault="00C65551" w:rsidP="00940181">
      <w:pPr>
        <w:spacing w:after="0"/>
        <w:rPr>
          <w:rFonts w:ascii="Arial" w:eastAsia="Arial" w:hAnsi="Arial" w:cs="Arial"/>
        </w:rPr>
      </w:pPr>
      <w:r w:rsidRPr="00C65551">
        <w:rPr>
          <w:rFonts w:ascii="Arial" w:eastAsia="Arial" w:hAnsi="Arial" w:cs="Arial"/>
          <w:b/>
        </w:rPr>
        <w:t>Tendência</w:t>
      </w:r>
      <w:r>
        <w:rPr>
          <w:rFonts w:ascii="Arial" w:eastAsia="Arial" w:hAnsi="Arial" w:cs="Arial"/>
          <w:b/>
        </w:rPr>
        <w:t xml:space="preserve"> - </w:t>
      </w:r>
      <w:r>
        <w:rPr>
          <w:rFonts w:ascii="Arial" w:eastAsia="Arial" w:hAnsi="Arial" w:cs="Arial"/>
        </w:rPr>
        <w:t>s</w:t>
      </w:r>
      <w:r w:rsidRPr="00C65551">
        <w:rPr>
          <w:rFonts w:ascii="Arial" w:eastAsia="Arial" w:hAnsi="Arial" w:cs="Arial"/>
        </w:rPr>
        <w:t>e eu não agir, qual a tendência?</w:t>
      </w:r>
    </w:p>
    <w:p w14:paraId="1FB78BCF" w14:textId="77777777" w:rsidR="00C65551" w:rsidRDefault="00C65551" w:rsidP="00940181">
      <w:pPr>
        <w:spacing w:after="0"/>
        <w:rPr>
          <w:rFonts w:ascii="Arial" w:eastAsia="Arial" w:hAnsi="Arial" w:cs="Arial"/>
        </w:rPr>
      </w:pPr>
    </w:p>
    <w:tbl>
      <w:tblPr>
        <w:tblW w:w="4196" w:type="dxa"/>
        <w:tblCellMar>
          <w:left w:w="70" w:type="dxa"/>
          <w:right w:w="70" w:type="dxa"/>
        </w:tblCellMar>
        <w:tblLook w:val="04A0" w:firstRow="1" w:lastRow="0" w:firstColumn="1" w:lastColumn="0" w:noHBand="0" w:noVBand="1"/>
      </w:tblPr>
      <w:tblGrid>
        <w:gridCol w:w="3256"/>
        <w:gridCol w:w="940"/>
      </w:tblGrid>
      <w:tr w:rsidR="00C65551" w:rsidRPr="00C65551" w14:paraId="31FABF2F" w14:textId="77777777" w:rsidTr="00B146B2">
        <w:trPr>
          <w:trHeight w:val="600"/>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498576" w14:textId="276B92B5" w:rsidR="00C65551" w:rsidRPr="00C65551" w:rsidRDefault="00C65551" w:rsidP="00B146B2">
            <w:pPr>
              <w:spacing w:after="0" w:line="240" w:lineRule="auto"/>
              <w:rPr>
                <w:rFonts w:ascii="Arial" w:eastAsia="Times New Roman" w:hAnsi="Arial" w:cs="Arial"/>
                <w:lang w:eastAsia="pt-BR"/>
              </w:rPr>
            </w:pPr>
            <w:r w:rsidRPr="00C65551">
              <w:rPr>
                <w:rFonts w:ascii="Arial" w:eastAsia="Times New Roman" w:hAnsi="Arial" w:cs="Arial"/>
                <w:lang w:eastAsia="pt-BR"/>
              </w:rPr>
              <w:t>Piora</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14:paraId="7791DDE6" w14:textId="77777777" w:rsidR="00C65551" w:rsidRPr="00C65551" w:rsidRDefault="00C65551" w:rsidP="00B146B2">
            <w:pPr>
              <w:spacing w:after="0" w:line="240" w:lineRule="auto"/>
              <w:jc w:val="center"/>
              <w:rPr>
                <w:rFonts w:ascii="Arial" w:eastAsia="Times New Roman" w:hAnsi="Arial" w:cs="Arial"/>
                <w:lang w:eastAsia="pt-BR"/>
              </w:rPr>
            </w:pPr>
            <w:r w:rsidRPr="00C65551">
              <w:rPr>
                <w:rFonts w:ascii="Arial" w:eastAsia="Times New Roman" w:hAnsi="Arial" w:cs="Arial"/>
                <w:lang w:eastAsia="pt-BR"/>
              </w:rPr>
              <w:t>1</w:t>
            </w:r>
          </w:p>
        </w:tc>
      </w:tr>
      <w:tr w:rsidR="00C65551" w:rsidRPr="00C65551" w14:paraId="694DFB21" w14:textId="77777777" w:rsidTr="00B146B2">
        <w:trPr>
          <w:trHeight w:val="600"/>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7B8546DC" w14:textId="33E79771" w:rsidR="00C65551" w:rsidRPr="00C65551" w:rsidRDefault="00C65551" w:rsidP="00B146B2">
            <w:pPr>
              <w:spacing w:after="0" w:line="240" w:lineRule="auto"/>
              <w:rPr>
                <w:rFonts w:ascii="Arial" w:eastAsia="Times New Roman" w:hAnsi="Arial" w:cs="Arial"/>
                <w:lang w:eastAsia="pt-BR"/>
              </w:rPr>
            </w:pPr>
            <w:r w:rsidRPr="00C65551">
              <w:rPr>
                <w:rFonts w:ascii="Arial" w:eastAsia="Times New Roman" w:hAnsi="Arial" w:cs="Arial"/>
                <w:lang w:eastAsia="pt-BR"/>
              </w:rPr>
              <w:t>Mantém</w:t>
            </w:r>
          </w:p>
        </w:tc>
        <w:tc>
          <w:tcPr>
            <w:tcW w:w="940" w:type="dxa"/>
            <w:tcBorders>
              <w:top w:val="nil"/>
              <w:left w:val="nil"/>
              <w:bottom w:val="single" w:sz="4" w:space="0" w:color="auto"/>
              <w:right w:val="single" w:sz="4" w:space="0" w:color="auto"/>
            </w:tcBorders>
            <w:shd w:val="clear" w:color="auto" w:fill="auto"/>
            <w:noWrap/>
            <w:vAlign w:val="center"/>
            <w:hideMark/>
          </w:tcPr>
          <w:p w14:paraId="42FC6F7E" w14:textId="2EC2CABC" w:rsidR="00C65551" w:rsidRPr="00C65551" w:rsidRDefault="00C65551" w:rsidP="00B146B2">
            <w:pPr>
              <w:spacing w:after="0" w:line="240" w:lineRule="auto"/>
              <w:jc w:val="center"/>
              <w:rPr>
                <w:rFonts w:ascii="Arial" w:eastAsia="Times New Roman" w:hAnsi="Arial" w:cs="Arial"/>
                <w:lang w:eastAsia="pt-BR"/>
              </w:rPr>
            </w:pPr>
            <w:r>
              <w:rPr>
                <w:rFonts w:ascii="Arial" w:eastAsia="Times New Roman" w:hAnsi="Arial" w:cs="Arial"/>
                <w:lang w:eastAsia="pt-BR"/>
              </w:rPr>
              <w:t>3</w:t>
            </w:r>
          </w:p>
        </w:tc>
      </w:tr>
      <w:tr w:rsidR="00C65551" w:rsidRPr="00C65551" w14:paraId="6E03B805" w14:textId="77777777" w:rsidTr="00B146B2">
        <w:trPr>
          <w:trHeight w:val="600"/>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14:paraId="6FA81054" w14:textId="7D696327" w:rsidR="00C65551" w:rsidRPr="00C65551" w:rsidRDefault="00C65551" w:rsidP="00B146B2">
            <w:pPr>
              <w:spacing w:after="0" w:line="240" w:lineRule="auto"/>
              <w:rPr>
                <w:rFonts w:ascii="Arial" w:eastAsia="Times New Roman" w:hAnsi="Arial" w:cs="Arial"/>
                <w:lang w:eastAsia="pt-BR"/>
              </w:rPr>
            </w:pPr>
            <w:r w:rsidRPr="00C65551">
              <w:rPr>
                <w:rFonts w:ascii="Arial" w:eastAsia="Times New Roman" w:hAnsi="Arial" w:cs="Arial"/>
                <w:lang w:eastAsia="pt-BR"/>
              </w:rPr>
              <w:t>Melhora</w:t>
            </w:r>
          </w:p>
        </w:tc>
        <w:tc>
          <w:tcPr>
            <w:tcW w:w="940" w:type="dxa"/>
            <w:tcBorders>
              <w:top w:val="nil"/>
              <w:left w:val="nil"/>
              <w:bottom w:val="single" w:sz="4" w:space="0" w:color="auto"/>
              <w:right w:val="single" w:sz="4" w:space="0" w:color="auto"/>
            </w:tcBorders>
            <w:shd w:val="clear" w:color="auto" w:fill="auto"/>
            <w:noWrap/>
            <w:vAlign w:val="center"/>
            <w:hideMark/>
          </w:tcPr>
          <w:p w14:paraId="1D876393" w14:textId="77777777" w:rsidR="00C65551" w:rsidRPr="00C65551" w:rsidRDefault="00C65551" w:rsidP="00B146B2">
            <w:pPr>
              <w:spacing w:after="0" w:line="240" w:lineRule="auto"/>
              <w:jc w:val="center"/>
              <w:rPr>
                <w:rFonts w:ascii="Arial" w:eastAsia="Times New Roman" w:hAnsi="Arial" w:cs="Arial"/>
                <w:lang w:eastAsia="pt-BR"/>
              </w:rPr>
            </w:pPr>
            <w:r w:rsidRPr="00C65551">
              <w:rPr>
                <w:rFonts w:ascii="Arial" w:eastAsia="Times New Roman" w:hAnsi="Arial" w:cs="Arial"/>
                <w:lang w:eastAsia="pt-BR"/>
              </w:rPr>
              <w:t>5</w:t>
            </w:r>
          </w:p>
        </w:tc>
      </w:tr>
    </w:tbl>
    <w:p w14:paraId="68FFCC32" w14:textId="77777777" w:rsidR="00C65551" w:rsidRPr="00C65551" w:rsidRDefault="00C65551" w:rsidP="00940181">
      <w:pPr>
        <w:spacing w:after="0"/>
        <w:rPr>
          <w:rFonts w:ascii="Arial" w:eastAsia="Arial" w:hAnsi="Arial" w:cs="Arial"/>
          <w:b/>
          <w:highlight w:val="green"/>
        </w:rPr>
      </w:pPr>
    </w:p>
    <w:p w14:paraId="1254CA5A" w14:textId="690D2E6E" w:rsidR="00C75676" w:rsidRDefault="00C65551" w:rsidP="00C65551">
      <w:pPr>
        <w:pStyle w:val="NormalED"/>
        <w:spacing w:line="276" w:lineRule="auto"/>
      </w:pPr>
      <w:r>
        <w:rPr>
          <w:rFonts w:eastAsia="Arial" w:cs="Arial"/>
          <w:highlight w:val="green"/>
        </w:rPr>
        <w:t>&lt;destaque&gt;</w:t>
      </w:r>
      <w:r w:rsidRPr="00C65551">
        <w:t xml:space="preserve"> </w:t>
      </w:r>
      <w:r>
        <w:t>Para que o empresário e seus gestores mantenham o foco e aumentem a objetividade</w:t>
      </w:r>
      <w:r w:rsidR="00E446F3">
        <w:t>,</w:t>
      </w:r>
      <w:r>
        <w:t xml:space="preserve"> é importante listar todas as situações e priorizar </w:t>
      </w:r>
      <w:r w:rsidR="00E446F3">
        <w:t xml:space="preserve">as maiores pontuações obtidas </w:t>
      </w:r>
      <w:r>
        <w:t>no planejamento.</w:t>
      </w:r>
      <w:r w:rsidRPr="00C65551">
        <w:rPr>
          <w:rFonts w:eastAsia="Arial" w:cs="Arial"/>
          <w:highlight w:val="green"/>
        </w:rPr>
        <w:t xml:space="preserve"> </w:t>
      </w:r>
      <w:r>
        <w:rPr>
          <w:rFonts w:eastAsia="Arial" w:cs="Arial"/>
          <w:highlight w:val="green"/>
        </w:rPr>
        <w:t>&lt;destaque&gt;</w:t>
      </w:r>
    </w:p>
    <w:p w14:paraId="59919875" w14:textId="151108C5" w:rsidR="00C65551" w:rsidRDefault="00C65551" w:rsidP="00C65551">
      <w:pPr>
        <w:pStyle w:val="NormalED"/>
        <w:spacing w:line="276" w:lineRule="auto"/>
      </w:pPr>
      <w:r>
        <w:t xml:space="preserve">Vamos </w:t>
      </w:r>
      <w:r w:rsidR="008159E3">
        <w:t>ver como isso funciona na prática?</w:t>
      </w:r>
    </w:p>
    <w:tbl>
      <w:tblPr>
        <w:tblStyle w:val="Tabelacomgrade"/>
        <w:tblW w:w="0" w:type="auto"/>
        <w:tblLook w:val="04A0" w:firstRow="1" w:lastRow="0" w:firstColumn="1" w:lastColumn="0" w:noHBand="0" w:noVBand="1"/>
      </w:tblPr>
      <w:tblGrid>
        <w:gridCol w:w="9209"/>
      </w:tblGrid>
      <w:tr w:rsidR="00C65551" w14:paraId="30AB92C0" w14:textId="77777777" w:rsidTr="00B146B2">
        <w:tc>
          <w:tcPr>
            <w:tcW w:w="9209" w:type="dxa"/>
          </w:tcPr>
          <w:p w14:paraId="387D0EBF" w14:textId="77777777" w:rsidR="00C65551" w:rsidRPr="004822D5" w:rsidRDefault="00C65551" w:rsidP="00B146B2">
            <w:pPr>
              <w:spacing w:before="240" w:after="240"/>
              <w:rPr>
                <w:rFonts w:ascii="Arial" w:eastAsia="Arial" w:hAnsi="Arial" w:cs="Arial"/>
                <w:bCs/>
                <w:sz w:val="24"/>
                <w:szCs w:val="24"/>
              </w:rPr>
            </w:pPr>
            <w:r w:rsidRPr="004822D5">
              <w:rPr>
                <w:rFonts w:ascii="Arial" w:eastAsia="Arial" w:hAnsi="Arial" w:cs="Arial"/>
                <w:color w:val="000000"/>
                <w:sz w:val="24"/>
                <w:szCs w:val="24"/>
              </w:rPr>
              <w:t xml:space="preserve">&lt;Recurso Educacional </w:t>
            </w:r>
            <w:r w:rsidRPr="004822D5">
              <w:rPr>
                <w:rFonts w:ascii="Arial" w:eastAsia="Arial" w:hAnsi="Arial" w:cs="Arial"/>
                <w:b/>
                <w:color w:val="000000"/>
                <w:sz w:val="24"/>
                <w:szCs w:val="24"/>
              </w:rPr>
              <w:t>“Mão na massa”</w:t>
            </w:r>
            <w:r w:rsidRPr="004822D5">
              <w:rPr>
                <w:rFonts w:ascii="Arial" w:eastAsia="Arial" w:hAnsi="Arial" w:cs="Arial"/>
                <w:color w:val="000000"/>
                <w:sz w:val="24"/>
                <w:szCs w:val="24"/>
              </w:rPr>
              <w:t>&gt;</w:t>
            </w:r>
          </w:p>
        </w:tc>
      </w:tr>
      <w:tr w:rsidR="00C65551" w14:paraId="72794445" w14:textId="77777777" w:rsidTr="00B146B2">
        <w:tc>
          <w:tcPr>
            <w:tcW w:w="9209" w:type="dxa"/>
          </w:tcPr>
          <w:p w14:paraId="41298FAA" w14:textId="49B819F4" w:rsidR="004822D5" w:rsidRPr="004822D5" w:rsidRDefault="00C65551" w:rsidP="004822D5">
            <w:pPr>
              <w:pStyle w:val="SemEspaamento"/>
              <w:spacing w:line="276" w:lineRule="auto"/>
              <w:rPr>
                <w:bCs/>
                <w:szCs w:val="24"/>
              </w:rPr>
            </w:pPr>
            <w:r w:rsidRPr="004822D5">
              <w:t>Vamos iniciar nosso planejamento sabendo o que trabalhar primeiro. E</w:t>
            </w:r>
            <w:r w:rsidR="00E446F3">
              <w:t>,</w:t>
            </w:r>
            <w:r w:rsidRPr="004822D5">
              <w:t xml:space="preserve"> para ficar mais claro</w:t>
            </w:r>
            <w:r w:rsidR="00E446F3">
              <w:t>,</w:t>
            </w:r>
            <w:r w:rsidRPr="004822D5">
              <w:t xml:space="preserve"> exemplificaremos com uma loja de roupas jovens. Veja</w:t>
            </w:r>
            <w:r w:rsidR="002D4CB5">
              <w:t>,</w:t>
            </w:r>
            <w:r w:rsidRPr="004822D5">
              <w:t xml:space="preserve"> </w:t>
            </w:r>
            <w:r w:rsidR="00E446F3">
              <w:t>n</w:t>
            </w:r>
            <w:r w:rsidRPr="004822D5">
              <w:t>os quadros abaixo</w:t>
            </w:r>
            <w:r w:rsidR="00E446F3">
              <w:t>,</w:t>
            </w:r>
            <w:r w:rsidRPr="004822D5">
              <w:t xml:space="preserve"> </w:t>
            </w:r>
            <w:r w:rsidR="004822D5">
              <w:t>a lista de algumas situações e a pontuação atribuída a cada uma delas.</w:t>
            </w:r>
          </w:p>
        </w:tc>
      </w:tr>
    </w:tbl>
    <w:p w14:paraId="419295B3" w14:textId="77777777" w:rsidR="00C65551" w:rsidRDefault="00C65551" w:rsidP="00C65551">
      <w:pPr>
        <w:pStyle w:val="NormalED"/>
        <w:spacing w:line="276" w:lineRule="auto"/>
      </w:pPr>
    </w:p>
    <w:p w14:paraId="68546C24" w14:textId="474BE3CE" w:rsidR="004822D5" w:rsidRDefault="004822D5" w:rsidP="00C65551">
      <w:pPr>
        <w:pStyle w:val="NormalED"/>
        <w:spacing w:line="276" w:lineRule="auto"/>
      </w:pPr>
      <w:r w:rsidRPr="004822D5">
        <w:rPr>
          <w:highlight w:val="cyan"/>
        </w:rPr>
        <w:t>&lt;DM&gt;Fazer as tabelas de acordo como PIV&gt;</w:t>
      </w:r>
    </w:p>
    <w:tbl>
      <w:tblPr>
        <w:tblW w:w="9990" w:type="dxa"/>
        <w:tblCellMar>
          <w:left w:w="70" w:type="dxa"/>
          <w:right w:w="70" w:type="dxa"/>
        </w:tblCellMar>
        <w:tblLook w:val="04A0" w:firstRow="1" w:lastRow="0" w:firstColumn="1" w:lastColumn="0" w:noHBand="0" w:noVBand="1"/>
      </w:tblPr>
      <w:tblGrid>
        <w:gridCol w:w="4390"/>
        <w:gridCol w:w="1400"/>
        <w:gridCol w:w="1400"/>
        <w:gridCol w:w="1400"/>
        <w:gridCol w:w="1400"/>
      </w:tblGrid>
      <w:tr w:rsidR="004822D5" w:rsidRPr="00E11A2A" w14:paraId="39D08F41" w14:textId="77777777" w:rsidTr="00B146B2">
        <w:trPr>
          <w:trHeight w:val="300"/>
        </w:trPr>
        <w:tc>
          <w:tcPr>
            <w:tcW w:w="439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DEE9087" w14:textId="77777777" w:rsidR="004822D5" w:rsidRPr="004822D5" w:rsidRDefault="004822D5" w:rsidP="00B146B2">
            <w:pPr>
              <w:spacing w:after="0" w:line="240" w:lineRule="auto"/>
              <w:jc w:val="center"/>
              <w:rPr>
                <w:rFonts w:ascii="Arial" w:eastAsia="Times New Roman" w:hAnsi="Arial" w:cs="Arial"/>
                <w:b/>
                <w:bCs/>
                <w:color w:val="000000"/>
                <w:sz w:val="20"/>
                <w:lang w:eastAsia="pt-BR"/>
              </w:rPr>
            </w:pPr>
            <w:r w:rsidRPr="004822D5">
              <w:rPr>
                <w:rFonts w:ascii="Arial" w:eastAsia="Times New Roman" w:hAnsi="Arial" w:cs="Arial"/>
                <w:b/>
                <w:bCs/>
                <w:color w:val="000000"/>
                <w:sz w:val="20"/>
                <w:lang w:eastAsia="pt-BR"/>
              </w:rPr>
              <w:lastRenderedPageBreak/>
              <w:t>Situação atual – Forças</w:t>
            </w:r>
          </w:p>
        </w:tc>
        <w:tc>
          <w:tcPr>
            <w:tcW w:w="1400" w:type="dxa"/>
            <w:tcBorders>
              <w:top w:val="single" w:sz="4" w:space="0" w:color="auto"/>
              <w:left w:val="nil"/>
              <w:bottom w:val="single" w:sz="4" w:space="0" w:color="auto"/>
              <w:right w:val="single" w:sz="4" w:space="0" w:color="auto"/>
            </w:tcBorders>
            <w:shd w:val="clear" w:color="000000" w:fill="FFFFFF"/>
            <w:noWrap/>
            <w:vAlign w:val="center"/>
            <w:hideMark/>
          </w:tcPr>
          <w:p w14:paraId="142B41F8" w14:textId="77777777" w:rsidR="004822D5" w:rsidRPr="004822D5" w:rsidRDefault="004822D5" w:rsidP="00B146B2">
            <w:pPr>
              <w:spacing w:after="0" w:line="240" w:lineRule="auto"/>
              <w:jc w:val="center"/>
              <w:rPr>
                <w:rFonts w:ascii="Arial" w:eastAsia="Times New Roman" w:hAnsi="Arial" w:cs="Arial"/>
                <w:b/>
                <w:bCs/>
                <w:color w:val="000000"/>
                <w:sz w:val="20"/>
                <w:lang w:eastAsia="pt-BR"/>
              </w:rPr>
            </w:pPr>
            <w:r w:rsidRPr="004822D5">
              <w:rPr>
                <w:rFonts w:ascii="Arial" w:eastAsia="Times New Roman" w:hAnsi="Arial" w:cs="Arial"/>
                <w:b/>
                <w:bCs/>
                <w:color w:val="000000"/>
                <w:sz w:val="20"/>
                <w:lang w:eastAsia="pt-BR"/>
              </w:rPr>
              <w:t>Importância</w:t>
            </w:r>
          </w:p>
        </w:tc>
        <w:tc>
          <w:tcPr>
            <w:tcW w:w="1400" w:type="dxa"/>
            <w:tcBorders>
              <w:top w:val="single" w:sz="4" w:space="0" w:color="auto"/>
              <w:left w:val="nil"/>
              <w:bottom w:val="single" w:sz="4" w:space="0" w:color="auto"/>
              <w:right w:val="single" w:sz="4" w:space="0" w:color="auto"/>
            </w:tcBorders>
            <w:shd w:val="clear" w:color="000000" w:fill="FFFFFF"/>
            <w:noWrap/>
            <w:vAlign w:val="center"/>
            <w:hideMark/>
          </w:tcPr>
          <w:p w14:paraId="5A8E800A" w14:textId="77777777" w:rsidR="004822D5" w:rsidRPr="004822D5" w:rsidRDefault="004822D5" w:rsidP="00B146B2">
            <w:pPr>
              <w:spacing w:after="0" w:line="240" w:lineRule="auto"/>
              <w:jc w:val="center"/>
              <w:rPr>
                <w:rFonts w:ascii="Arial" w:eastAsia="Times New Roman" w:hAnsi="Arial" w:cs="Arial"/>
                <w:b/>
                <w:bCs/>
                <w:color w:val="000000"/>
                <w:sz w:val="20"/>
                <w:lang w:eastAsia="pt-BR"/>
              </w:rPr>
            </w:pPr>
            <w:r w:rsidRPr="004822D5">
              <w:rPr>
                <w:rFonts w:ascii="Arial" w:eastAsia="Times New Roman" w:hAnsi="Arial" w:cs="Arial"/>
                <w:b/>
                <w:bCs/>
                <w:color w:val="000000"/>
                <w:sz w:val="20"/>
                <w:lang w:eastAsia="pt-BR"/>
              </w:rPr>
              <w:t>Urgência</w:t>
            </w:r>
          </w:p>
        </w:tc>
        <w:tc>
          <w:tcPr>
            <w:tcW w:w="1400" w:type="dxa"/>
            <w:tcBorders>
              <w:top w:val="single" w:sz="4" w:space="0" w:color="auto"/>
              <w:left w:val="nil"/>
              <w:bottom w:val="single" w:sz="4" w:space="0" w:color="auto"/>
              <w:right w:val="single" w:sz="4" w:space="0" w:color="auto"/>
            </w:tcBorders>
            <w:shd w:val="clear" w:color="000000" w:fill="FFFFFF"/>
            <w:noWrap/>
            <w:vAlign w:val="center"/>
            <w:hideMark/>
          </w:tcPr>
          <w:p w14:paraId="27D2DB46" w14:textId="77777777" w:rsidR="004822D5" w:rsidRPr="004822D5" w:rsidRDefault="004822D5" w:rsidP="00B146B2">
            <w:pPr>
              <w:spacing w:after="0" w:line="240" w:lineRule="auto"/>
              <w:jc w:val="center"/>
              <w:rPr>
                <w:rFonts w:ascii="Arial" w:eastAsia="Times New Roman" w:hAnsi="Arial" w:cs="Arial"/>
                <w:b/>
                <w:bCs/>
                <w:color w:val="000000"/>
                <w:sz w:val="20"/>
                <w:lang w:eastAsia="pt-BR"/>
              </w:rPr>
            </w:pPr>
            <w:r w:rsidRPr="004822D5">
              <w:rPr>
                <w:rFonts w:ascii="Arial" w:eastAsia="Times New Roman" w:hAnsi="Arial" w:cs="Arial"/>
                <w:b/>
                <w:bCs/>
                <w:color w:val="000000"/>
                <w:sz w:val="20"/>
                <w:lang w:eastAsia="pt-BR"/>
              </w:rPr>
              <w:t>Tendência</w:t>
            </w:r>
          </w:p>
        </w:tc>
        <w:tc>
          <w:tcPr>
            <w:tcW w:w="1400" w:type="dxa"/>
            <w:tcBorders>
              <w:top w:val="single" w:sz="4" w:space="0" w:color="auto"/>
              <w:left w:val="nil"/>
              <w:bottom w:val="single" w:sz="4" w:space="0" w:color="auto"/>
              <w:right w:val="single" w:sz="4" w:space="0" w:color="auto"/>
            </w:tcBorders>
            <w:shd w:val="clear" w:color="000000" w:fill="FFFFFF"/>
            <w:noWrap/>
            <w:vAlign w:val="center"/>
            <w:hideMark/>
          </w:tcPr>
          <w:p w14:paraId="5F32C586" w14:textId="77777777" w:rsidR="004822D5" w:rsidRPr="004822D5" w:rsidRDefault="004822D5" w:rsidP="00B146B2">
            <w:pPr>
              <w:spacing w:after="0" w:line="240" w:lineRule="auto"/>
              <w:jc w:val="center"/>
              <w:rPr>
                <w:rFonts w:ascii="Arial" w:eastAsia="Times New Roman" w:hAnsi="Arial" w:cs="Arial"/>
                <w:b/>
                <w:bCs/>
                <w:color w:val="000000"/>
                <w:sz w:val="20"/>
                <w:lang w:eastAsia="pt-BR"/>
              </w:rPr>
            </w:pPr>
            <w:r w:rsidRPr="004822D5">
              <w:rPr>
                <w:rFonts w:ascii="Arial" w:eastAsia="Times New Roman" w:hAnsi="Arial" w:cs="Arial"/>
                <w:b/>
                <w:bCs/>
                <w:color w:val="000000"/>
                <w:sz w:val="20"/>
                <w:lang w:eastAsia="pt-BR"/>
              </w:rPr>
              <w:t>Soma</w:t>
            </w:r>
          </w:p>
        </w:tc>
      </w:tr>
      <w:tr w:rsidR="004822D5" w:rsidRPr="00E11A2A" w14:paraId="6BEA2CAB"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111487D5" w14:textId="0DE063D9" w:rsidR="004822D5" w:rsidRPr="004822D5" w:rsidRDefault="004822D5" w:rsidP="00E446F3">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xml:space="preserve">Ex. </w:t>
            </w:r>
            <w:r w:rsidR="00E446F3">
              <w:rPr>
                <w:rFonts w:ascii="Arial" w:eastAsia="Times New Roman" w:hAnsi="Arial" w:cs="Arial"/>
                <w:color w:val="000000"/>
                <w:sz w:val="20"/>
                <w:lang w:eastAsia="pt-BR"/>
              </w:rPr>
              <w:t>A l</w:t>
            </w:r>
            <w:r w:rsidRPr="004822D5">
              <w:rPr>
                <w:rFonts w:ascii="Arial" w:eastAsia="Times New Roman" w:hAnsi="Arial" w:cs="Arial"/>
                <w:color w:val="000000"/>
                <w:sz w:val="20"/>
                <w:lang w:eastAsia="pt-BR"/>
              </w:rPr>
              <w:t>ocalização é boa</w:t>
            </w:r>
          </w:p>
        </w:tc>
        <w:tc>
          <w:tcPr>
            <w:tcW w:w="1400" w:type="dxa"/>
            <w:tcBorders>
              <w:top w:val="nil"/>
              <w:left w:val="nil"/>
              <w:bottom w:val="single" w:sz="4" w:space="0" w:color="auto"/>
              <w:right w:val="single" w:sz="4" w:space="0" w:color="auto"/>
            </w:tcBorders>
            <w:shd w:val="clear" w:color="000000" w:fill="FFFFFF"/>
            <w:noWrap/>
            <w:vAlign w:val="center"/>
            <w:hideMark/>
          </w:tcPr>
          <w:p w14:paraId="5BABBA56" w14:textId="295D36BA" w:rsidR="004822D5" w:rsidRPr="004822D5" w:rsidRDefault="004822D5" w:rsidP="004822D5">
            <w:pPr>
              <w:spacing w:after="0" w:line="240" w:lineRule="auto"/>
              <w:jc w:val="center"/>
              <w:rPr>
                <w:rFonts w:ascii="Arial" w:eastAsia="Times New Roman" w:hAnsi="Arial" w:cs="Arial"/>
                <w:color w:val="000000"/>
                <w:sz w:val="20"/>
                <w:lang w:eastAsia="pt-BR"/>
              </w:rPr>
            </w:pPr>
            <w:r w:rsidRPr="004822D5">
              <w:rPr>
                <w:rFonts w:ascii="Arial" w:eastAsia="Times New Roman" w:hAnsi="Arial" w:cs="Arial"/>
                <w:color w:val="000000"/>
                <w:sz w:val="20"/>
                <w:lang w:eastAsia="pt-BR"/>
              </w:rPr>
              <w:t>5</w:t>
            </w:r>
          </w:p>
        </w:tc>
        <w:tc>
          <w:tcPr>
            <w:tcW w:w="1400" w:type="dxa"/>
            <w:tcBorders>
              <w:top w:val="nil"/>
              <w:left w:val="nil"/>
              <w:bottom w:val="single" w:sz="4" w:space="0" w:color="auto"/>
              <w:right w:val="single" w:sz="4" w:space="0" w:color="auto"/>
            </w:tcBorders>
            <w:shd w:val="clear" w:color="000000" w:fill="FFFFFF"/>
            <w:vAlign w:val="center"/>
            <w:hideMark/>
          </w:tcPr>
          <w:p w14:paraId="66186BC7" w14:textId="78093610" w:rsidR="004822D5" w:rsidRPr="004822D5" w:rsidRDefault="004822D5" w:rsidP="004822D5">
            <w:pPr>
              <w:spacing w:after="0" w:line="240" w:lineRule="auto"/>
              <w:ind w:firstLineChars="200" w:firstLine="400"/>
              <w:jc w:val="center"/>
              <w:rPr>
                <w:rFonts w:ascii="Arial" w:eastAsia="Times New Roman" w:hAnsi="Arial" w:cs="Arial"/>
                <w:color w:val="000000"/>
                <w:sz w:val="20"/>
                <w:lang w:eastAsia="pt-BR"/>
              </w:rPr>
            </w:pPr>
            <w:r w:rsidRPr="004822D5">
              <w:rPr>
                <w:rFonts w:ascii="Arial" w:eastAsia="Times New Roman" w:hAnsi="Arial" w:cs="Arial"/>
                <w:color w:val="000000"/>
                <w:sz w:val="20"/>
                <w:lang w:eastAsia="pt-BR"/>
              </w:rPr>
              <w:t>3</w:t>
            </w:r>
          </w:p>
        </w:tc>
        <w:tc>
          <w:tcPr>
            <w:tcW w:w="1400" w:type="dxa"/>
            <w:tcBorders>
              <w:top w:val="nil"/>
              <w:left w:val="nil"/>
              <w:bottom w:val="single" w:sz="4" w:space="0" w:color="auto"/>
              <w:right w:val="single" w:sz="4" w:space="0" w:color="auto"/>
            </w:tcBorders>
            <w:shd w:val="clear" w:color="000000" w:fill="FFFFFF"/>
            <w:vAlign w:val="center"/>
            <w:hideMark/>
          </w:tcPr>
          <w:p w14:paraId="51EB98C5" w14:textId="146C025F" w:rsidR="004822D5" w:rsidRPr="004822D5" w:rsidRDefault="004822D5" w:rsidP="004822D5">
            <w:pPr>
              <w:spacing w:after="0" w:line="240" w:lineRule="auto"/>
              <w:ind w:firstLineChars="200" w:firstLine="400"/>
              <w:jc w:val="center"/>
              <w:rPr>
                <w:rFonts w:ascii="Arial" w:eastAsia="Times New Roman" w:hAnsi="Arial" w:cs="Arial"/>
                <w:color w:val="000000"/>
                <w:sz w:val="20"/>
                <w:lang w:eastAsia="pt-BR"/>
              </w:rPr>
            </w:pPr>
            <w:r w:rsidRPr="004822D5">
              <w:rPr>
                <w:rFonts w:ascii="Arial" w:eastAsia="Times New Roman" w:hAnsi="Arial" w:cs="Arial"/>
                <w:color w:val="000000"/>
                <w:sz w:val="20"/>
                <w:lang w:eastAsia="pt-BR"/>
              </w:rPr>
              <w:t>3</w:t>
            </w:r>
          </w:p>
        </w:tc>
        <w:tc>
          <w:tcPr>
            <w:tcW w:w="1400" w:type="dxa"/>
            <w:tcBorders>
              <w:top w:val="nil"/>
              <w:left w:val="nil"/>
              <w:bottom w:val="single" w:sz="4" w:space="0" w:color="auto"/>
              <w:right w:val="single" w:sz="4" w:space="0" w:color="auto"/>
            </w:tcBorders>
            <w:shd w:val="clear" w:color="000000" w:fill="FFFFFF"/>
            <w:vAlign w:val="center"/>
            <w:hideMark/>
          </w:tcPr>
          <w:p w14:paraId="5650917C" w14:textId="0EA3A20C" w:rsidR="004822D5" w:rsidRPr="004822D5" w:rsidRDefault="004822D5" w:rsidP="004822D5">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11</w:t>
            </w:r>
          </w:p>
        </w:tc>
      </w:tr>
      <w:tr w:rsidR="004822D5" w:rsidRPr="00E11A2A" w14:paraId="7F6F5402"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11C0882C" w14:textId="1F8A53CD" w:rsidR="004822D5" w:rsidRPr="004822D5" w:rsidRDefault="004822D5" w:rsidP="00E446F3">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xml:space="preserve">Ex. </w:t>
            </w:r>
            <w:r w:rsidR="00E446F3">
              <w:rPr>
                <w:rFonts w:ascii="Arial" w:eastAsia="Times New Roman" w:hAnsi="Arial" w:cs="Arial"/>
                <w:color w:val="000000"/>
                <w:sz w:val="20"/>
                <w:lang w:eastAsia="pt-BR"/>
              </w:rPr>
              <w:t>A m</w:t>
            </w:r>
            <w:r w:rsidRPr="004822D5">
              <w:rPr>
                <w:rFonts w:ascii="Arial" w:eastAsia="Times New Roman" w:hAnsi="Arial" w:cs="Arial"/>
                <w:color w:val="000000"/>
                <w:sz w:val="20"/>
                <w:lang w:eastAsia="pt-BR"/>
              </w:rPr>
              <w:t>arca é forte no mercado</w:t>
            </w:r>
          </w:p>
        </w:tc>
        <w:tc>
          <w:tcPr>
            <w:tcW w:w="1400" w:type="dxa"/>
            <w:tcBorders>
              <w:top w:val="nil"/>
              <w:left w:val="nil"/>
              <w:bottom w:val="single" w:sz="4" w:space="0" w:color="auto"/>
              <w:right w:val="single" w:sz="4" w:space="0" w:color="auto"/>
            </w:tcBorders>
            <w:shd w:val="clear" w:color="000000" w:fill="FFFFFF"/>
            <w:noWrap/>
            <w:vAlign w:val="center"/>
            <w:hideMark/>
          </w:tcPr>
          <w:p w14:paraId="2234B09D" w14:textId="368C6E4B" w:rsidR="004822D5" w:rsidRPr="004822D5" w:rsidRDefault="004822D5" w:rsidP="004822D5">
            <w:pPr>
              <w:spacing w:after="0" w:line="240" w:lineRule="auto"/>
              <w:jc w:val="center"/>
              <w:rPr>
                <w:rFonts w:ascii="Arial" w:eastAsia="Times New Roman" w:hAnsi="Arial" w:cs="Arial"/>
                <w:color w:val="000000"/>
                <w:sz w:val="20"/>
                <w:lang w:eastAsia="pt-BR"/>
              </w:rPr>
            </w:pPr>
            <w:r w:rsidRPr="004822D5">
              <w:rPr>
                <w:rFonts w:ascii="Arial" w:eastAsia="Times New Roman" w:hAnsi="Arial" w:cs="Arial"/>
                <w:color w:val="000000"/>
                <w:sz w:val="20"/>
                <w:lang w:eastAsia="pt-BR"/>
              </w:rPr>
              <w:t>5</w:t>
            </w:r>
          </w:p>
        </w:tc>
        <w:tc>
          <w:tcPr>
            <w:tcW w:w="1400" w:type="dxa"/>
            <w:tcBorders>
              <w:top w:val="nil"/>
              <w:left w:val="nil"/>
              <w:bottom w:val="single" w:sz="4" w:space="0" w:color="auto"/>
              <w:right w:val="single" w:sz="4" w:space="0" w:color="auto"/>
            </w:tcBorders>
            <w:shd w:val="clear" w:color="000000" w:fill="FFFFFF"/>
            <w:vAlign w:val="center"/>
            <w:hideMark/>
          </w:tcPr>
          <w:p w14:paraId="5A684C74" w14:textId="446FF51C" w:rsidR="004822D5" w:rsidRPr="004822D5" w:rsidRDefault="004822D5" w:rsidP="004822D5">
            <w:pPr>
              <w:spacing w:after="0" w:line="240" w:lineRule="auto"/>
              <w:ind w:firstLineChars="200" w:firstLine="400"/>
              <w:jc w:val="center"/>
              <w:rPr>
                <w:rFonts w:ascii="Arial" w:eastAsia="Times New Roman" w:hAnsi="Arial" w:cs="Arial"/>
                <w:color w:val="000000"/>
                <w:sz w:val="20"/>
                <w:lang w:eastAsia="pt-BR"/>
              </w:rPr>
            </w:pPr>
            <w:r w:rsidRPr="004822D5">
              <w:rPr>
                <w:rFonts w:ascii="Arial" w:eastAsia="Times New Roman" w:hAnsi="Arial" w:cs="Arial"/>
                <w:color w:val="000000"/>
                <w:sz w:val="20"/>
                <w:lang w:eastAsia="pt-BR"/>
              </w:rPr>
              <w:t>5</w:t>
            </w:r>
          </w:p>
        </w:tc>
        <w:tc>
          <w:tcPr>
            <w:tcW w:w="1400" w:type="dxa"/>
            <w:tcBorders>
              <w:top w:val="nil"/>
              <w:left w:val="nil"/>
              <w:bottom w:val="single" w:sz="4" w:space="0" w:color="auto"/>
              <w:right w:val="single" w:sz="4" w:space="0" w:color="auto"/>
            </w:tcBorders>
            <w:shd w:val="clear" w:color="000000" w:fill="FFFFFF"/>
            <w:vAlign w:val="center"/>
            <w:hideMark/>
          </w:tcPr>
          <w:p w14:paraId="6E49DAAD" w14:textId="161B000D" w:rsidR="004822D5" w:rsidRPr="004822D5" w:rsidRDefault="004822D5" w:rsidP="004822D5">
            <w:pPr>
              <w:spacing w:after="0" w:line="240" w:lineRule="auto"/>
              <w:ind w:firstLineChars="200" w:firstLine="400"/>
              <w:jc w:val="center"/>
              <w:rPr>
                <w:rFonts w:ascii="Arial" w:eastAsia="Times New Roman" w:hAnsi="Arial" w:cs="Arial"/>
                <w:color w:val="000000"/>
                <w:sz w:val="20"/>
                <w:lang w:eastAsia="pt-BR"/>
              </w:rPr>
            </w:pPr>
            <w:r w:rsidRPr="004822D5">
              <w:rPr>
                <w:rFonts w:ascii="Arial" w:eastAsia="Times New Roman" w:hAnsi="Arial" w:cs="Arial"/>
                <w:color w:val="000000"/>
                <w:sz w:val="20"/>
                <w:lang w:eastAsia="pt-BR"/>
              </w:rPr>
              <w:t>5</w:t>
            </w:r>
          </w:p>
        </w:tc>
        <w:tc>
          <w:tcPr>
            <w:tcW w:w="1400" w:type="dxa"/>
            <w:tcBorders>
              <w:top w:val="nil"/>
              <w:left w:val="nil"/>
              <w:bottom w:val="single" w:sz="4" w:space="0" w:color="auto"/>
              <w:right w:val="single" w:sz="4" w:space="0" w:color="auto"/>
            </w:tcBorders>
            <w:shd w:val="clear" w:color="000000" w:fill="FFFFFF"/>
            <w:vAlign w:val="center"/>
            <w:hideMark/>
          </w:tcPr>
          <w:p w14:paraId="22570534" w14:textId="24DDB423" w:rsidR="004822D5" w:rsidRPr="004822D5" w:rsidRDefault="004822D5" w:rsidP="004822D5">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15</w:t>
            </w:r>
          </w:p>
        </w:tc>
      </w:tr>
      <w:tr w:rsidR="004822D5" w:rsidRPr="00E11A2A" w14:paraId="04570249"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6CF6D2CD"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1.</w:t>
            </w:r>
          </w:p>
        </w:tc>
        <w:tc>
          <w:tcPr>
            <w:tcW w:w="1400" w:type="dxa"/>
            <w:tcBorders>
              <w:top w:val="nil"/>
              <w:left w:val="nil"/>
              <w:bottom w:val="single" w:sz="4" w:space="0" w:color="auto"/>
              <w:right w:val="single" w:sz="4" w:space="0" w:color="auto"/>
            </w:tcBorders>
            <w:shd w:val="clear" w:color="000000" w:fill="FFFFFF"/>
            <w:noWrap/>
            <w:vAlign w:val="center"/>
            <w:hideMark/>
          </w:tcPr>
          <w:p w14:paraId="5401E8E6"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6850A515"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78D9F52F"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5CA0151E"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r>
      <w:tr w:rsidR="004822D5" w:rsidRPr="00E11A2A" w14:paraId="6DA98D4F"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18FF4A97"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2.</w:t>
            </w:r>
          </w:p>
        </w:tc>
        <w:tc>
          <w:tcPr>
            <w:tcW w:w="1400" w:type="dxa"/>
            <w:tcBorders>
              <w:top w:val="nil"/>
              <w:left w:val="nil"/>
              <w:bottom w:val="single" w:sz="4" w:space="0" w:color="auto"/>
              <w:right w:val="single" w:sz="4" w:space="0" w:color="auto"/>
            </w:tcBorders>
            <w:shd w:val="clear" w:color="000000" w:fill="FFFFFF"/>
            <w:noWrap/>
            <w:vAlign w:val="center"/>
            <w:hideMark/>
          </w:tcPr>
          <w:p w14:paraId="14DD52CF"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09BE7B69"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6B912510"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3A47C050"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r>
      <w:tr w:rsidR="004822D5" w:rsidRPr="00E11A2A" w14:paraId="1BA16109"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1C9EFE25"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3.</w:t>
            </w:r>
          </w:p>
        </w:tc>
        <w:tc>
          <w:tcPr>
            <w:tcW w:w="1400" w:type="dxa"/>
            <w:tcBorders>
              <w:top w:val="nil"/>
              <w:left w:val="nil"/>
              <w:bottom w:val="single" w:sz="4" w:space="0" w:color="auto"/>
              <w:right w:val="single" w:sz="4" w:space="0" w:color="auto"/>
            </w:tcBorders>
            <w:shd w:val="clear" w:color="000000" w:fill="FFFFFF"/>
            <w:noWrap/>
            <w:vAlign w:val="center"/>
            <w:hideMark/>
          </w:tcPr>
          <w:p w14:paraId="1A88A13E"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069E8C29"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0B73C30F"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730ED8D5"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r>
      <w:tr w:rsidR="004822D5" w:rsidRPr="00E11A2A" w14:paraId="678C8F86"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19146147"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4.</w:t>
            </w:r>
          </w:p>
        </w:tc>
        <w:tc>
          <w:tcPr>
            <w:tcW w:w="1400" w:type="dxa"/>
            <w:tcBorders>
              <w:top w:val="nil"/>
              <w:left w:val="nil"/>
              <w:bottom w:val="single" w:sz="4" w:space="0" w:color="auto"/>
              <w:right w:val="single" w:sz="4" w:space="0" w:color="auto"/>
            </w:tcBorders>
            <w:shd w:val="clear" w:color="000000" w:fill="FFFFFF"/>
            <w:noWrap/>
            <w:vAlign w:val="center"/>
            <w:hideMark/>
          </w:tcPr>
          <w:p w14:paraId="3DE48D73"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04135883"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753743FF"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6438867F"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r>
      <w:tr w:rsidR="004822D5" w:rsidRPr="00E11A2A" w14:paraId="1FF096AE"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166AFC45"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5.</w:t>
            </w:r>
          </w:p>
        </w:tc>
        <w:tc>
          <w:tcPr>
            <w:tcW w:w="1400" w:type="dxa"/>
            <w:tcBorders>
              <w:top w:val="nil"/>
              <w:left w:val="nil"/>
              <w:bottom w:val="single" w:sz="4" w:space="0" w:color="auto"/>
              <w:right w:val="single" w:sz="4" w:space="0" w:color="auto"/>
            </w:tcBorders>
            <w:shd w:val="clear" w:color="000000" w:fill="FFFFFF"/>
            <w:noWrap/>
            <w:vAlign w:val="center"/>
            <w:hideMark/>
          </w:tcPr>
          <w:p w14:paraId="215CAED2"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7BAB7A43"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7C7E6395"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17BF4617"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r>
      <w:tr w:rsidR="004822D5" w:rsidRPr="00E11A2A" w14:paraId="14785E1F"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6BD15F22"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6.</w:t>
            </w:r>
          </w:p>
        </w:tc>
        <w:tc>
          <w:tcPr>
            <w:tcW w:w="1400" w:type="dxa"/>
            <w:tcBorders>
              <w:top w:val="nil"/>
              <w:left w:val="nil"/>
              <w:bottom w:val="single" w:sz="4" w:space="0" w:color="auto"/>
              <w:right w:val="single" w:sz="4" w:space="0" w:color="auto"/>
            </w:tcBorders>
            <w:shd w:val="clear" w:color="000000" w:fill="FFFFFF"/>
            <w:noWrap/>
            <w:vAlign w:val="center"/>
            <w:hideMark/>
          </w:tcPr>
          <w:p w14:paraId="5A3B97F5"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3B416E8A"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583A8A7C"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58DF9588"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r>
      <w:tr w:rsidR="004822D5" w:rsidRPr="00E11A2A" w14:paraId="1C48FE56"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68BF8B53"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xml:space="preserve">7. </w:t>
            </w:r>
          </w:p>
        </w:tc>
        <w:tc>
          <w:tcPr>
            <w:tcW w:w="1400" w:type="dxa"/>
            <w:tcBorders>
              <w:top w:val="nil"/>
              <w:left w:val="nil"/>
              <w:bottom w:val="single" w:sz="4" w:space="0" w:color="auto"/>
              <w:right w:val="single" w:sz="4" w:space="0" w:color="auto"/>
            </w:tcBorders>
            <w:shd w:val="clear" w:color="000000" w:fill="FFFFFF"/>
            <w:noWrap/>
            <w:vAlign w:val="center"/>
            <w:hideMark/>
          </w:tcPr>
          <w:p w14:paraId="1750D49C"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12F915E7"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78C9FF5A"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785627FD"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r>
    </w:tbl>
    <w:p w14:paraId="0053172E" w14:textId="77777777" w:rsidR="00C65551" w:rsidRDefault="00C65551" w:rsidP="00C65551">
      <w:pPr>
        <w:pStyle w:val="NormalED"/>
        <w:spacing w:line="276" w:lineRule="auto"/>
      </w:pPr>
    </w:p>
    <w:tbl>
      <w:tblPr>
        <w:tblW w:w="9990" w:type="dxa"/>
        <w:tblCellMar>
          <w:left w:w="70" w:type="dxa"/>
          <w:right w:w="70" w:type="dxa"/>
        </w:tblCellMar>
        <w:tblLook w:val="04A0" w:firstRow="1" w:lastRow="0" w:firstColumn="1" w:lastColumn="0" w:noHBand="0" w:noVBand="1"/>
      </w:tblPr>
      <w:tblGrid>
        <w:gridCol w:w="4390"/>
        <w:gridCol w:w="1400"/>
        <w:gridCol w:w="1400"/>
        <w:gridCol w:w="1400"/>
        <w:gridCol w:w="1400"/>
      </w:tblGrid>
      <w:tr w:rsidR="004822D5" w:rsidRPr="00E11A2A" w14:paraId="3AE9FEEC" w14:textId="77777777" w:rsidTr="00B146B2">
        <w:trPr>
          <w:trHeight w:val="300"/>
        </w:trPr>
        <w:tc>
          <w:tcPr>
            <w:tcW w:w="439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6FD61B0" w14:textId="77777777" w:rsidR="004822D5" w:rsidRPr="004822D5" w:rsidRDefault="004822D5" w:rsidP="00B146B2">
            <w:pPr>
              <w:spacing w:after="0" w:line="240" w:lineRule="auto"/>
              <w:jc w:val="center"/>
              <w:rPr>
                <w:rFonts w:ascii="Arial" w:eastAsia="Times New Roman" w:hAnsi="Arial" w:cs="Arial"/>
                <w:b/>
                <w:bCs/>
                <w:color w:val="000000"/>
                <w:sz w:val="20"/>
                <w:lang w:eastAsia="pt-BR"/>
              </w:rPr>
            </w:pPr>
            <w:r w:rsidRPr="004822D5">
              <w:rPr>
                <w:rFonts w:ascii="Arial" w:eastAsia="Times New Roman" w:hAnsi="Arial" w:cs="Arial"/>
                <w:b/>
                <w:bCs/>
                <w:color w:val="000000"/>
                <w:sz w:val="20"/>
                <w:lang w:eastAsia="pt-BR"/>
              </w:rPr>
              <w:t>Situação atual - Oportunidades</w:t>
            </w:r>
          </w:p>
        </w:tc>
        <w:tc>
          <w:tcPr>
            <w:tcW w:w="1400" w:type="dxa"/>
            <w:tcBorders>
              <w:top w:val="single" w:sz="4" w:space="0" w:color="auto"/>
              <w:left w:val="nil"/>
              <w:bottom w:val="single" w:sz="4" w:space="0" w:color="auto"/>
              <w:right w:val="single" w:sz="4" w:space="0" w:color="auto"/>
            </w:tcBorders>
            <w:shd w:val="clear" w:color="000000" w:fill="FFFFFF"/>
            <w:noWrap/>
            <w:vAlign w:val="center"/>
            <w:hideMark/>
          </w:tcPr>
          <w:p w14:paraId="219979C7" w14:textId="77777777" w:rsidR="004822D5" w:rsidRPr="004822D5" w:rsidRDefault="004822D5" w:rsidP="004822D5">
            <w:pPr>
              <w:spacing w:after="0" w:line="240" w:lineRule="auto"/>
              <w:jc w:val="center"/>
              <w:rPr>
                <w:rFonts w:ascii="Arial" w:eastAsia="Times New Roman" w:hAnsi="Arial" w:cs="Arial"/>
                <w:b/>
                <w:bCs/>
                <w:color w:val="000000"/>
                <w:sz w:val="20"/>
                <w:lang w:eastAsia="pt-BR"/>
              </w:rPr>
            </w:pPr>
            <w:r w:rsidRPr="004822D5">
              <w:rPr>
                <w:rFonts w:ascii="Arial" w:eastAsia="Times New Roman" w:hAnsi="Arial" w:cs="Arial"/>
                <w:b/>
                <w:bCs/>
                <w:color w:val="000000"/>
                <w:sz w:val="20"/>
                <w:lang w:eastAsia="pt-BR"/>
              </w:rPr>
              <w:t>Importância</w:t>
            </w:r>
          </w:p>
        </w:tc>
        <w:tc>
          <w:tcPr>
            <w:tcW w:w="1400" w:type="dxa"/>
            <w:tcBorders>
              <w:top w:val="single" w:sz="4" w:space="0" w:color="auto"/>
              <w:left w:val="nil"/>
              <w:bottom w:val="single" w:sz="4" w:space="0" w:color="auto"/>
              <w:right w:val="single" w:sz="4" w:space="0" w:color="auto"/>
            </w:tcBorders>
            <w:shd w:val="clear" w:color="000000" w:fill="FFFFFF"/>
            <w:noWrap/>
            <w:vAlign w:val="center"/>
            <w:hideMark/>
          </w:tcPr>
          <w:p w14:paraId="17E17CCB" w14:textId="77777777" w:rsidR="004822D5" w:rsidRPr="004822D5" w:rsidRDefault="004822D5" w:rsidP="004822D5">
            <w:pPr>
              <w:spacing w:after="0" w:line="240" w:lineRule="auto"/>
              <w:jc w:val="center"/>
              <w:rPr>
                <w:rFonts w:ascii="Arial" w:eastAsia="Times New Roman" w:hAnsi="Arial" w:cs="Arial"/>
                <w:b/>
                <w:bCs/>
                <w:color w:val="000000"/>
                <w:sz w:val="20"/>
                <w:lang w:eastAsia="pt-BR"/>
              </w:rPr>
            </w:pPr>
            <w:r w:rsidRPr="004822D5">
              <w:rPr>
                <w:rFonts w:ascii="Arial" w:eastAsia="Times New Roman" w:hAnsi="Arial" w:cs="Arial"/>
                <w:b/>
                <w:bCs/>
                <w:color w:val="000000"/>
                <w:sz w:val="20"/>
                <w:lang w:eastAsia="pt-BR"/>
              </w:rPr>
              <w:t>Urgência</w:t>
            </w:r>
          </w:p>
        </w:tc>
        <w:tc>
          <w:tcPr>
            <w:tcW w:w="1400" w:type="dxa"/>
            <w:tcBorders>
              <w:top w:val="single" w:sz="4" w:space="0" w:color="auto"/>
              <w:left w:val="nil"/>
              <w:bottom w:val="single" w:sz="4" w:space="0" w:color="auto"/>
              <w:right w:val="single" w:sz="4" w:space="0" w:color="auto"/>
            </w:tcBorders>
            <w:shd w:val="clear" w:color="000000" w:fill="FFFFFF"/>
            <w:noWrap/>
            <w:vAlign w:val="center"/>
            <w:hideMark/>
          </w:tcPr>
          <w:p w14:paraId="407D45BF" w14:textId="77777777" w:rsidR="004822D5" w:rsidRPr="004822D5" w:rsidRDefault="004822D5" w:rsidP="004822D5">
            <w:pPr>
              <w:spacing w:after="0" w:line="240" w:lineRule="auto"/>
              <w:jc w:val="center"/>
              <w:rPr>
                <w:rFonts w:ascii="Arial" w:eastAsia="Times New Roman" w:hAnsi="Arial" w:cs="Arial"/>
                <w:b/>
                <w:bCs/>
                <w:color w:val="000000"/>
                <w:sz w:val="20"/>
                <w:lang w:eastAsia="pt-BR"/>
              </w:rPr>
            </w:pPr>
            <w:r w:rsidRPr="004822D5">
              <w:rPr>
                <w:rFonts w:ascii="Arial" w:eastAsia="Times New Roman" w:hAnsi="Arial" w:cs="Arial"/>
                <w:b/>
                <w:bCs/>
                <w:color w:val="000000"/>
                <w:sz w:val="20"/>
                <w:lang w:eastAsia="pt-BR"/>
              </w:rPr>
              <w:t>Tendência</w:t>
            </w:r>
          </w:p>
        </w:tc>
        <w:tc>
          <w:tcPr>
            <w:tcW w:w="1400" w:type="dxa"/>
            <w:tcBorders>
              <w:top w:val="single" w:sz="4" w:space="0" w:color="auto"/>
              <w:left w:val="nil"/>
              <w:bottom w:val="single" w:sz="4" w:space="0" w:color="auto"/>
              <w:right w:val="single" w:sz="4" w:space="0" w:color="auto"/>
            </w:tcBorders>
            <w:shd w:val="clear" w:color="000000" w:fill="FFFFFF"/>
            <w:noWrap/>
            <w:vAlign w:val="center"/>
            <w:hideMark/>
          </w:tcPr>
          <w:p w14:paraId="20E98D9A" w14:textId="77777777" w:rsidR="004822D5" w:rsidRPr="004822D5" w:rsidRDefault="004822D5" w:rsidP="004822D5">
            <w:pPr>
              <w:spacing w:after="0" w:line="240" w:lineRule="auto"/>
              <w:jc w:val="center"/>
              <w:rPr>
                <w:rFonts w:ascii="Arial" w:eastAsia="Times New Roman" w:hAnsi="Arial" w:cs="Arial"/>
                <w:b/>
                <w:bCs/>
                <w:color w:val="000000"/>
                <w:sz w:val="20"/>
                <w:lang w:eastAsia="pt-BR"/>
              </w:rPr>
            </w:pPr>
            <w:r w:rsidRPr="004822D5">
              <w:rPr>
                <w:rFonts w:ascii="Arial" w:eastAsia="Times New Roman" w:hAnsi="Arial" w:cs="Arial"/>
                <w:b/>
                <w:bCs/>
                <w:color w:val="000000"/>
                <w:sz w:val="20"/>
                <w:lang w:eastAsia="pt-BR"/>
              </w:rPr>
              <w:t>Soma</w:t>
            </w:r>
          </w:p>
        </w:tc>
      </w:tr>
      <w:tr w:rsidR="004822D5" w:rsidRPr="00E11A2A" w14:paraId="3784AF93"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3DE5837E" w14:textId="77777777" w:rsidR="004822D5" w:rsidRPr="004822D5" w:rsidRDefault="004822D5" w:rsidP="004822D5">
            <w:pPr>
              <w:pStyle w:val="PargrafodaLista"/>
              <w:numPr>
                <w:ilvl w:val="0"/>
                <w:numId w:val="25"/>
              </w:numPr>
              <w:rPr>
                <w:rFonts w:ascii="Arial" w:hAnsi="Arial" w:cs="Arial"/>
                <w:color w:val="000000" w:themeColor="text1"/>
                <w:sz w:val="20"/>
              </w:rPr>
            </w:pPr>
            <w:r w:rsidRPr="004822D5">
              <w:rPr>
                <w:rFonts w:ascii="Arial" w:hAnsi="Arial" w:cs="Arial"/>
                <w:color w:val="000000" w:themeColor="text1"/>
                <w:sz w:val="20"/>
              </w:rPr>
              <w:t>Ex Conjunto residencial sendo lançado no bairro</w:t>
            </w:r>
          </w:p>
        </w:tc>
        <w:tc>
          <w:tcPr>
            <w:tcW w:w="1400" w:type="dxa"/>
            <w:tcBorders>
              <w:top w:val="nil"/>
              <w:left w:val="nil"/>
              <w:bottom w:val="single" w:sz="4" w:space="0" w:color="auto"/>
              <w:right w:val="single" w:sz="4" w:space="0" w:color="auto"/>
            </w:tcBorders>
            <w:shd w:val="clear" w:color="000000" w:fill="FFFFFF"/>
            <w:noWrap/>
            <w:vAlign w:val="center"/>
            <w:hideMark/>
          </w:tcPr>
          <w:p w14:paraId="28F257DC" w14:textId="638D8221" w:rsidR="004822D5" w:rsidRPr="004822D5" w:rsidRDefault="004822D5" w:rsidP="004822D5">
            <w:pPr>
              <w:spacing w:after="0" w:line="240" w:lineRule="auto"/>
              <w:jc w:val="center"/>
              <w:rPr>
                <w:rFonts w:ascii="Arial" w:eastAsia="Times New Roman" w:hAnsi="Arial" w:cs="Arial"/>
                <w:color w:val="000000" w:themeColor="text1"/>
                <w:sz w:val="20"/>
                <w:lang w:eastAsia="pt-BR"/>
              </w:rPr>
            </w:pPr>
            <w:r w:rsidRPr="004822D5">
              <w:rPr>
                <w:rFonts w:ascii="Arial" w:eastAsia="Times New Roman" w:hAnsi="Arial" w:cs="Arial"/>
                <w:color w:val="000000" w:themeColor="text1"/>
                <w:sz w:val="20"/>
                <w:lang w:eastAsia="pt-BR"/>
              </w:rPr>
              <w:t>5</w:t>
            </w:r>
          </w:p>
        </w:tc>
        <w:tc>
          <w:tcPr>
            <w:tcW w:w="1400" w:type="dxa"/>
            <w:tcBorders>
              <w:top w:val="nil"/>
              <w:left w:val="nil"/>
              <w:bottom w:val="single" w:sz="4" w:space="0" w:color="auto"/>
              <w:right w:val="single" w:sz="4" w:space="0" w:color="auto"/>
            </w:tcBorders>
            <w:shd w:val="clear" w:color="000000" w:fill="FFFFFF"/>
            <w:vAlign w:val="center"/>
            <w:hideMark/>
          </w:tcPr>
          <w:p w14:paraId="742159A7" w14:textId="46C61650" w:rsidR="004822D5" w:rsidRPr="004822D5" w:rsidRDefault="004822D5" w:rsidP="004822D5">
            <w:pPr>
              <w:spacing w:after="0" w:line="240" w:lineRule="auto"/>
              <w:ind w:firstLineChars="200" w:firstLine="400"/>
              <w:rPr>
                <w:rFonts w:ascii="Arial" w:eastAsia="Times New Roman" w:hAnsi="Arial" w:cs="Arial"/>
                <w:color w:val="000000" w:themeColor="text1"/>
                <w:sz w:val="20"/>
                <w:lang w:eastAsia="pt-BR"/>
              </w:rPr>
            </w:pPr>
            <w:r w:rsidRPr="004822D5">
              <w:rPr>
                <w:rFonts w:ascii="Arial" w:eastAsia="Times New Roman" w:hAnsi="Arial" w:cs="Arial"/>
                <w:color w:val="000000" w:themeColor="text1"/>
                <w:sz w:val="20"/>
                <w:lang w:eastAsia="pt-BR"/>
              </w:rPr>
              <w:t>5</w:t>
            </w:r>
          </w:p>
        </w:tc>
        <w:tc>
          <w:tcPr>
            <w:tcW w:w="1400" w:type="dxa"/>
            <w:tcBorders>
              <w:top w:val="nil"/>
              <w:left w:val="nil"/>
              <w:bottom w:val="single" w:sz="4" w:space="0" w:color="auto"/>
              <w:right w:val="single" w:sz="4" w:space="0" w:color="auto"/>
            </w:tcBorders>
            <w:shd w:val="clear" w:color="000000" w:fill="FFFFFF"/>
            <w:vAlign w:val="center"/>
            <w:hideMark/>
          </w:tcPr>
          <w:p w14:paraId="3E79477D" w14:textId="3852CB3D" w:rsidR="004822D5" w:rsidRPr="004822D5" w:rsidRDefault="004822D5" w:rsidP="004822D5">
            <w:pPr>
              <w:spacing w:after="0" w:line="240" w:lineRule="auto"/>
              <w:ind w:firstLineChars="200" w:firstLine="400"/>
              <w:rPr>
                <w:rFonts w:ascii="Arial" w:eastAsia="Times New Roman" w:hAnsi="Arial" w:cs="Arial"/>
                <w:color w:val="000000" w:themeColor="text1"/>
                <w:sz w:val="20"/>
                <w:lang w:eastAsia="pt-BR"/>
              </w:rPr>
            </w:pPr>
            <w:r w:rsidRPr="004822D5">
              <w:rPr>
                <w:rFonts w:ascii="Arial" w:eastAsia="Times New Roman" w:hAnsi="Arial" w:cs="Arial"/>
                <w:color w:val="000000" w:themeColor="text1"/>
                <w:sz w:val="20"/>
                <w:lang w:eastAsia="pt-BR"/>
              </w:rPr>
              <w:t>5</w:t>
            </w:r>
          </w:p>
        </w:tc>
        <w:tc>
          <w:tcPr>
            <w:tcW w:w="1400" w:type="dxa"/>
            <w:tcBorders>
              <w:top w:val="nil"/>
              <w:left w:val="nil"/>
              <w:bottom w:val="single" w:sz="4" w:space="0" w:color="auto"/>
              <w:right w:val="single" w:sz="4" w:space="0" w:color="auto"/>
            </w:tcBorders>
            <w:shd w:val="clear" w:color="000000" w:fill="FFFFFF"/>
            <w:vAlign w:val="center"/>
            <w:hideMark/>
          </w:tcPr>
          <w:p w14:paraId="4DB86EEF" w14:textId="5B4BA446" w:rsidR="004822D5" w:rsidRPr="004822D5" w:rsidRDefault="004822D5" w:rsidP="004822D5">
            <w:pPr>
              <w:spacing w:after="0" w:line="240" w:lineRule="auto"/>
              <w:ind w:firstLineChars="200" w:firstLine="400"/>
              <w:rPr>
                <w:rFonts w:ascii="Arial" w:eastAsia="Times New Roman" w:hAnsi="Arial" w:cs="Arial"/>
                <w:color w:val="000000" w:themeColor="text1"/>
                <w:sz w:val="20"/>
                <w:lang w:eastAsia="pt-BR"/>
              </w:rPr>
            </w:pPr>
            <w:r w:rsidRPr="004822D5">
              <w:rPr>
                <w:rFonts w:ascii="Arial" w:eastAsia="Times New Roman" w:hAnsi="Arial" w:cs="Arial"/>
                <w:color w:val="000000" w:themeColor="text1"/>
                <w:sz w:val="20"/>
                <w:lang w:eastAsia="pt-BR"/>
              </w:rPr>
              <w:t>15</w:t>
            </w:r>
          </w:p>
        </w:tc>
      </w:tr>
      <w:tr w:rsidR="004822D5" w:rsidRPr="00E11A2A" w14:paraId="77C43795"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785071B1" w14:textId="77777777" w:rsidR="004822D5" w:rsidRPr="004822D5" w:rsidRDefault="004822D5" w:rsidP="004822D5">
            <w:pPr>
              <w:pStyle w:val="PargrafodaLista"/>
              <w:numPr>
                <w:ilvl w:val="0"/>
                <w:numId w:val="25"/>
              </w:numPr>
              <w:rPr>
                <w:rFonts w:ascii="Arial" w:hAnsi="Arial" w:cs="Arial"/>
                <w:color w:val="000000"/>
                <w:sz w:val="20"/>
              </w:rPr>
            </w:pPr>
            <w:r w:rsidRPr="004822D5">
              <w:rPr>
                <w:rFonts w:ascii="Arial" w:hAnsi="Arial" w:cs="Arial"/>
                <w:color w:val="000000"/>
                <w:sz w:val="20"/>
              </w:rPr>
              <w:t>Aumento de famílias com Pets</w:t>
            </w:r>
          </w:p>
        </w:tc>
        <w:tc>
          <w:tcPr>
            <w:tcW w:w="1400" w:type="dxa"/>
            <w:tcBorders>
              <w:top w:val="nil"/>
              <w:left w:val="nil"/>
              <w:bottom w:val="single" w:sz="4" w:space="0" w:color="auto"/>
              <w:right w:val="single" w:sz="4" w:space="0" w:color="auto"/>
            </w:tcBorders>
            <w:shd w:val="clear" w:color="000000" w:fill="FFFFFF"/>
            <w:noWrap/>
            <w:vAlign w:val="center"/>
            <w:hideMark/>
          </w:tcPr>
          <w:p w14:paraId="41268498" w14:textId="7FE9E559" w:rsidR="004822D5" w:rsidRPr="004822D5" w:rsidRDefault="004822D5" w:rsidP="004822D5">
            <w:pPr>
              <w:spacing w:after="0" w:line="240" w:lineRule="auto"/>
              <w:jc w:val="center"/>
              <w:rPr>
                <w:rFonts w:ascii="Arial" w:eastAsia="Times New Roman" w:hAnsi="Arial" w:cs="Arial"/>
                <w:color w:val="000000"/>
                <w:sz w:val="20"/>
                <w:lang w:eastAsia="pt-BR"/>
              </w:rPr>
            </w:pPr>
            <w:r w:rsidRPr="004822D5">
              <w:rPr>
                <w:rFonts w:ascii="Arial" w:eastAsia="Times New Roman" w:hAnsi="Arial" w:cs="Arial"/>
                <w:color w:val="000000"/>
                <w:sz w:val="20"/>
                <w:lang w:eastAsia="pt-BR"/>
              </w:rPr>
              <w:t>5</w:t>
            </w:r>
          </w:p>
        </w:tc>
        <w:tc>
          <w:tcPr>
            <w:tcW w:w="1400" w:type="dxa"/>
            <w:tcBorders>
              <w:top w:val="nil"/>
              <w:left w:val="nil"/>
              <w:bottom w:val="single" w:sz="4" w:space="0" w:color="auto"/>
              <w:right w:val="single" w:sz="4" w:space="0" w:color="auto"/>
            </w:tcBorders>
            <w:shd w:val="clear" w:color="000000" w:fill="FFFFFF"/>
            <w:vAlign w:val="center"/>
            <w:hideMark/>
          </w:tcPr>
          <w:p w14:paraId="7DB98744" w14:textId="4B1071F4" w:rsidR="004822D5" w:rsidRPr="004822D5" w:rsidRDefault="004822D5" w:rsidP="004822D5">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3</w:t>
            </w:r>
          </w:p>
        </w:tc>
        <w:tc>
          <w:tcPr>
            <w:tcW w:w="1400" w:type="dxa"/>
            <w:tcBorders>
              <w:top w:val="nil"/>
              <w:left w:val="nil"/>
              <w:bottom w:val="single" w:sz="4" w:space="0" w:color="auto"/>
              <w:right w:val="single" w:sz="4" w:space="0" w:color="auto"/>
            </w:tcBorders>
            <w:shd w:val="clear" w:color="000000" w:fill="FFFFFF"/>
            <w:vAlign w:val="center"/>
            <w:hideMark/>
          </w:tcPr>
          <w:p w14:paraId="518749EB" w14:textId="50F089C3" w:rsidR="004822D5" w:rsidRPr="004822D5" w:rsidRDefault="004822D5" w:rsidP="004822D5">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5</w:t>
            </w:r>
          </w:p>
        </w:tc>
        <w:tc>
          <w:tcPr>
            <w:tcW w:w="1400" w:type="dxa"/>
            <w:tcBorders>
              <w:top w:val="nil"/>
              <w:left w:val="nil"/>
              <w:bottom w:val="single" w:sz="4" w:space="0" w:color="auto"/>
              <w:right w:val="single" w:sz="4" w:space="0" w:color="auto"/>
            </w:tcBorders>
            <w:shd w:val="clear" w:color="000000" w:fill="FFFFFF"/>
            <w:vAlign w:val="center"/>
            <w:hideMark/>
          </w:tcPr>
          <w:p w14:paraId="4E2B8CC5" w14:textId="36E1DBCD" w:rsidR="004822D5" w:rsidRPr="004822D5" w:rsidRDefault="004822D5" w:rsidP="004822D5">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13</w:t>
            </w:r>
          </w:p>
        </w:tc>
      </w:tr>
      <w:tr w:rsidR="004822D5" w:rsidRPr="00E11A2A" w14:paraId="0CC7E4E6"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3D953D0D" w14:textId="77777777" w:rsidR="004822D5" w:rsidRPr="00E11A2A" w:rsidRDefault="004822D5" w:rsidP="00B146B2">
            <w:pPr>
              <w:spacing w:after="0" w:line="240" w:lineRule="auto"/>
              <w:rPr>
                <w:rFonts w:eastAsia="Times New Roman"/>
                <w:color w:val="000000"/>
                <w:sz w:val="20"/>
                <w:lang w:eastAsia="pt-BR"/>
              </w:rPr>
            </w:pPr>
            <w:r w:rsidRPr="00E11A2A">
              <w:rPr>
                <w:rFonts w:eastAsia="Times New Roman"/>
                <w:color w:val="000000"/>
                <w:sz w:val="20"/>
                <w:lang w:eastAsia="pt-BR"/>
              </w:rPr>
              <w:t> </w:t>
            </w:r>
            <w:r>
              <w:rPr>
                <w:rFonts w:eastAsia="Times New Roman"/>
                <w:color w:val="000000"/>
                <w:sz w:val="20"/>
                <w:lang w:eastAsia="pt-BR"/>
              </w:rPr>
              <w:t>3.</w:t>
            </w:r>
          </w:p>
        </w:tc>
        <w:tc>
          <w:tcPr>
            <w:tcW w:w="1400" w:type="dxa"/>
            <w:tcBorders>
              <w:top w:val="nil"/>
              <w:left w:val="nil"/>
              <w:bottom w:val="single" w:sz="4" w:space="0" w:color="auto"/>
              <w:right w:val="single" w:sz="4" w:space="0" w:color="auto"/>
            </w:tcBorders>
            <w:shd w:val="clear" w:color="000000" w:fill="FFFFFF"/>
            <w:noWrap/>
            <w:vAlign w:val="center"/>
            <w:hideMark/>
          </w:tcPr>
          <w:p w14:paraId="2153E12F" w14:textId="77777777" w:rsidR="004822D5" w:rsidRPr="00E11A2A" w:rsidRDefault="004822D5" w:rsidP="00B146B2">
            <w:pPr>
              <w:spacing w:after="0" w:line="240" w:lineRule="auto"/>
              <w:rPr>
                <w:rFonts w:eastAsia="Times New Roman"/>
                <w:color w:val="000000"/>
                <w:sz w:val="20"/>
                <w:lang w:eastAsia="pt-BR"/>
              </w:rPr>
            </w:pPr>
            <w:r w:rsidRPr="00E11A2A">
              <w:rPr>
                <w:rFonts w:eastAsia="Times New Roman"/>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29F28A2A" w14:textId="77777777" w:rsidR="004822D5" w:rsidRPr="00E11A2A" w:rsidRDefault="004822D5" w:rsidP="00B146B2">
            <w:pPr>
              <w:spacing w:after="0" w:line="240" w:lineRule="auto"/>
              <w:ind w:firstLineChars="200" w:firstLine="400"/>
              <w:rPr>
                <w:rFonts w:eastAsia="Times New Roman"/>
                <w:color w:val="000000"/>
                <w:sz w:val="20"/>
                <w:lang w:eastAsia="pt-BR"/>
              </w:rPr>
            </w:pPr>
            <w:r w:rsidRPr="00E11A2A">
              <w:rPr>
                <w:rFonts w:eastAsia="Times New Roman"/>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58AB28AD" w14:textId="77777777" w:rsidR="004822D5" w:rsidRPr="00E11A2A" w:rsidRDefault="004822D5" w:rsidP="00B146B2">
            <w:pPr>
              <w:spacing w:after="0" w:line="240" w:lineRule="auto"/>
              <w:ind w:firstLineChars="200" w:firstLine="400"/>
              <w:rPr>
                <w:rFonts w:eastAsia="Times New Roman"/>
                <w:color w:val="000000"/>
                <w:sz w:val="20"/>
                <w:lang w:eastAsia="pt-BR"/>
              </w:rPr>
            </w:pPr>
            <w:r w:rsidRPr="00E11A2A">
              <w:rPr>
                <w:rFonts w:eastAsia="Times New Roman"/>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39445043" w14:textId="77777777" w:rsidR="004822D5" w:rsidRPr="00E11A2A" w:rsidRDefault="004822D5" w:rsidP="00B146B2">
            <w:pPr>
              <w:spacing w:after="0" w:line="240" w:lineRule="auto"/>
              <w:ind w:firstLineChars="200" w:firstLine="400"/>
              <w:rPr>
                <w:rFonts w:eastAsia="Times New Roman"/>
                <w:color w:val="000000"/>
                <w:sz w:val="20"/>
                <w:lang w:eastAsia="pt-BR"/>
              </w:rPr>
            </w:pPr>
            <w:r w:rsidRPr="00E11A2A">
              <w:rPr>
                <w:rFonts w:eastAsia="Times New Roman"/>
                <w:color w:val="000000"/>
                <w:sz w:val="20"/>
                <w:lang w:eastAsia="pt-BR"/>
              </w:rPr>
              <w:t> </w:t>
            </w:r>
          </w:p>
        </w:tc>
      </w:tr>
      <w:tr w:rsidR="004822D5" w:rsidRPr="00E11A2A" w14:paraId="5468716E"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6BA4F4C3" w14:textId="77777777" w:rsidR="004822D5" w:rsidRPr="00E11A2A" w:rsidRDefault="004822D5" w:rsidP="00B146B2">
            <w:pPr>
              <w:spacing w:after="0" w:line="240" w:lineRule="auto"/>
              <w:rPr>
                <w:rFonts w:eastAsia="Times New Roman"/>
                <w:color w:val="000000"/>
                <w:sz w:val="20"/>
                <w:lang w:eastAsia="pt-BR"/>
              </w:rPr>
            </w:pPr>
            <w:r w:rsidRPr="00E11A2A">
              <w:rPr>
                <w:rFonts w:eastAsia="Times New Roman"/>
                <w:color w:val="000000"/>
                <w:sz w:val="20"/>
                <w:lang w:eastAsia="pt-BR"/>
              </w:rPr>
              <w:t> </w:t>
            </w:r>
            <w:r>
              <w:rPr>
                <w:rFonts w:eastAsia="Times New Roman"/>
                <w:color w:val="000000"/>
                <w:sz w:val="20"/>
                <w:lang w:eastAsia="pt-BR"/>
              </w:rPr>
              <w:t>4.</w:t>
            </w:r>
          </w:p>
        </w:tc>
        <w:tc>
          <w:tcPr>
            <w:tcW w:w="1400" w:type="dxa"/>
            <w:tcBorders>
              <w:top w:val="nil"/>
              <w:left w:val="nil"/>
              <w:bottom w:val="single" w:sz="4" w:space="0" w:color="auto"/>
              <w:right w:val="single" w:sz="4" w:space="0" w:color="auto"/>
            </w:tcBorders>
            <w:shd w:val="clear" w:color="000000" w:fill="FFFFFF"/>
            <w:noWrap/>
            <w:vAlign w:val="center"/>
            <w:hideMark/>
          </w:tcPr>
          <w:p w14:paraId="324ED94C" w14:textId="77777777" w:rsidR="004822D5" w:rsidRPr="00E11A2A" w:rsidRDefault="004822D5" w:rsidP="00B146B2">
            <w:pPr>
              <w:spacing w:after="0" w:line="240" w:lineRule="auto"/>
              <w:rPr>
                <w:rFonts w:eastAsia="Times New Roman"/>
                <w:color w:val="000000"/>
                <w:sz w:val="20"/>
                <w:lang w:eastAsia="pt-BR"/>
              </w:rPr>
            </w:pPr>
            <w:r w:rsidRPr="00E11A2A">
              <w:rPr>
                <w:rFonts w:eastAsia="Times New Roman"/>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15F30736" w14:textId="77777777" w:rsidR="004822D5" w:rsidRPr="00E11A2A" w:rsidRDefault="004822D5" w:rsidP="00B146B2">
            <w:pPr>
              <w:spacing w:after="0" w:line="240" w:lineRule="auto"/>
              <w:ind w:firstLineChars="200" w:firstLine="400"/>
              <w:rPr>
                <w:rFonts w:eastAsia="Times New Roman"/>
                <w:color w:val="000000"/>
                <w:sz w:val="20"/>
                <w:lang w:eastAsia="pt-BR"/>
              </w:rPr>
            </w:pPr>
            <w:r w:rsidRPr="00E11A2A">
              <w:rPr>
                <w:rFonts w:eastAsia="Times New Roman"/>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27686ADA" w14:textId="77777777" w:rsidR="004822D5" w:rsidRPr="00E11A2A" w:rsidRDefault="004822D5" w:rsidP="00B146B2">
            <w:pPr>
              <w:spacing w:after="0" w:line="240" w:lineRule="auto"/>
              <w:ind w:firstLineChars="200" w:firstLine="400"/>
              <w:rPr>
                <w:rFonts w:eastAsia="Times New Roman"/>
                <w:color w:val="000000"/>
                <w:sz w:val="20"/>
                <w:lang w:eastAsia="pt-BR"/>
              </w:rPr>
            </w:pPr>
            <w:r w:rsidRPr="00E11A2A">
              <w:rPr>
                <w:rFonts w:eastAsia="Times New Roman"/>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6BD7E491" w14:textId="77777777" w:rsidR="004822D5" w:rsidRPr="00E11A2A" w:rsidRDefault="004822D5" w:rsidP="00B146B2">
            <w:pPr>
              <w:spacing w:after="0" w:line="240" w:lineRule="auto"/>
              <w:ind w:firstLineChars="200" w:firstLine="400"/>
              <w:rPr>
                <w:rFonts w:eastAsia="Times New Roman"/>
                <w:color w:val="000000"/>
                <w:sz w:val="20"/>
                <w:lang w:eastAsia="pt-BR"/>
              </w:rPr>
            </w:pPr>
            <w:r w:rsidRPr="00E11A2A">
              <w:rPr>
                <w:rFonts w:eastAsia="Times New Roman"/>
                <w:color w:val="000000"/>
                <w:sz w:val="20"/>
                <w:lang w:eastAsia="pt-BR"/>
              </w:rPr>
              <w:t> </w:t>
            </w:r>
          </w:p>
        </w:tc>
      </w:tr>
      <w:tr w:rsidR="004822D5" w:rsidRPr="00E11A2A" w14:paraId="759967F1"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45D4723C" w14:textId="77777777" w:rsidR="004822D5" w:rsidRPr="00E11A2A" w:rsidRDefault="004822D5" w:rsidP="00B146B2">
            <w:pPr>
              <w:spacing w:after="0" w:line="240" w:lineRule="auto"/>
              <w:rPr>
                <w:rFonts w:eastAsia="Times New Roman"/>
                <w:color w:val="000000"/>
                <w:sz w:val="20"/>
                <w:lang w:eastAsia="pt-BR"/>
              </w:rPr>
            </w:pPr>
            <w:r w:rsidRPr="00E11A2A">
              <w:rPr>
                <w:rFonts w:eastAsia="Times New Roman"/>
                <w:color w:val="000000"/>
                <w:sz w:val="20"/>
                <w:lang w:eastAsia="pt-BR"/>
              </w:rPr>
              <w:t> </w:t>
            </w:r>
            <w:r>
              <w:rPr>
                <w:rFonts w:eastAsia="Times New Roman"/>
                <w:color w:val="000000"/>
                <w:sz w:val="20"/>
                <w:lang w:eastAsia="pt-BR"/>
              </w:rPr>
              <w:t>5.</w:t>
            </w:r>
          </w:p>
        </w:tc>
        <w:tc>
          <w:tcPr>
            <w:tcW w:w="1400" w:type="dxa"/>
            <w:tcBorders>
              <w:top w:val="nil"/>
              <w:left w:val="nil"/>
              <w:bottom w:val="single" w:sz="4" w:space="0" w:color="auto"/>
              <w:right w:val="single" w:sz="4" w:space="0" w:color="auto"/>
            </w:tcBorders>
            <w:shd w:val="clear" w:color="000000" w:fill="FFFFFF"/>
            <w:noWrap/>
            <w:vAlign w:val="center"/>
            <w:hideMark/>
          </w:tcPr>
          <w:p w14:paraId="022F4982" w14:textId="77777777" w:rsidR="004822D5" w:rsidRPr="00E11A2A" w:rsidRDefault="004822D5" w:rsidP="00B146B2">
            <w:pPr>
              <w:spacing w:after="0" w:line="240" w:lineRule="auto"/>
              <w:rPr>
                <w:rFonts w:eastAsia="Times New Roman"/>
                <w:color w:val="000000"/>
                <w:sz w:val="20"/>
                <w:lang w:eastAsia="pt-BR"/>
              </w:rPr>
            </w:pPr>
            <w:r w:rsidRPr="00E11A2A">
              <w:rPr>
                <w:rFonts w:eastAsia="Times New Roman"/>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6B23AE4E" w14:textId="77777777" w:rsidR="004822D5" w:rsidRPr="00E11A2A" w:rsidRDefault="004822D5" w:rsidP="00B146B2">
            <w:pPr>
              <w:spacing w:after="0" w:line="240" w:lineRule="auto"/>
              <w:ind w:firstLineChars="200" w:firstLine="400"/>
              <w:rPr>
                <w:rFonts w:eastAsia="Times New Roman"/>
                <w:color w:val="000000"/>
                <w:sz w:val="20"/>
                <w:lang w:eastAsia="pt-BR"/>
              </w:rPr>
            </w:pPr>
            <w:r w:rsidRPr="00E11A2A">
              <w:rPr>
                <w:rFonts w:eastAsia="Times New Roman"/>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52E2DB60" w14:textId="77777777" w:rsidR="004822D5" w:rsidRPr="00E11A2A" w:rsidRDefault="004822D5" w:rsidP="00B146B2">
            <w:pPr>
              <w:spacing w:after="0" w:line="240" w:lineRule="auto"/>
              <w:ind w:firstLineChars="200" w:firstLine="400"/>
              <w:rPr>
                <w:rFonts w:eastAsia="Times New Roman"/>
                <w:color w:val="000000"/>
                <w:sz w:val="20"/>
                <w:lang w:eastAsia="pt-BR"/>
              </w:rPr>
            </w:pPr>
            <w:r w:rsidRPr="00E11A2A">
              <w:rPr>
                <w:rFonts w:eastAsia="Times New Roman"/>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6406D800" w14:textId="77777777" w:rsidR="004822D5" w:rsidRPr="00E11A2A" w:rsidRDefault="004822D5" w:rsidP="00B146B2">
            <w:pPr>
              <w:spacing w:after="0" w:line="240" w:lineRule="auto"/>
              <w:ind w:firstLineChars="200" w:firstLine="400"/>
              <w:rPr>
                <w:rFonts w:eastAsia="Times New Roman"/>
                <w:color w:val="000000"/>
                <w:sz w:val="20"/>
                <w:lang w:eastAsia="pt-BR"/>
              </w:rPr>
            </w:pPr>
            <w:r w:rsidRPr="00E11A2A">
              <w:rPr>
                <w:rFonts w:eastAsia="Times New Roman"/>
                <w:color w:val="000000"/>
                <w:sz w:val="20"/>
                <w:lang w:eastAsia="pt-BR"/>
              </w:rPr>
              <w:t> </w:t>
            </w:r>
          </w:p>
        </w:tc>
      </w:tr>
      <w:tr w:rsidR="004822D5" w:rsidRPr="00E11A2A" w14:paraId="6E87FB2C"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193570A1" w14:textId="77777777" w:rsidR="004822D5" w:rsidRPr="00E11A2A" w:rsidRDefault="004822D5" w:rsidP="00B146B2">
            <w:pPr>
              <w:spacing w:after="0" w:line="240" w:lineRule="auto"/>
              <w:rPr>
                <w:rFonts w:eastAsia="Times New Roman"/>
                <w:color w:val="000000"/>
                <w:sz w:val="20"/>
                <w:lang w:eastAsia="pt-BR"/>
              </w:rPr>
            </w:pPr>
            <w:r w:rsidRPr="00E11A2A">
              <w:rPr>
                <w:rFonts w:eastAsia="Times New Roman"/>
                <w:color w:val="000000"/>
                <w:sz w:val="20"/>
                <w:lang w:eastAsia="pt-BR"/>
              </w:rPr>
              <w:t> </w:t>
            </w:r>
            <w:r>
              <w:rPr>
                <w:rFonts w:eastAsia="Times New Roman"/>
                <w:color w:val="000000"/>
                <w:sz w:val="20"/>
                <w:lang w:eastAsia="pt-BR"/>
              </w:rPr>
              <w:t>6.</w:t>
            </w:r>
          </w:p>
        </w:tc>
        <w:tc>
          <w:tcPr>
            <w:tcW w:w="1400" w:type="dxa"/>
            <w:tcBorders>
              <w:top w:val="nil"/>
              <w:left w:val="nil"/>
              <w:bottom w:val="single" w:sz="4" w:space="0" w:color="auto"/>
              <w:right w:val="single" w:sz="4" w:space="0" w:color="auto"/>
            </w:tcBorders>
            <w:shd w:val="clear" w:color="000000" w:fill="FFFFFF"/>
            <w:noWrap/>
            <w:vAlign w:val="center"/>
            <w:hideMark/>
          </w:tcPr>
          <w:p w14:paraId="322E8F81" w14:textId="77777777" w:rsidR="004822D5" w:rsidRPr="00E11A2A" w:rsidRDefault="004822D5" w:rsidP="00B146B2">
            <w:pPr>
              <w:spacing w:after="0" w:line="240" w:lineRule="auto"/>
              <w:rPr>
                <w:rFonts w:eastAsia="Times New Roman"/>
                <w:color w:val="000000"/>
                <w:sz w:val="20"/>
                <w:lang w:eastAsia="pt-BR"/>
              </w:rPr>
            </w:pPr>
            <w:r w:rsidRPr="00E11A2A">
              <w:rPr>
                <w:rFonts w:eastAsia="Times New Roman"/>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3F44187D" w14:textId="77777777" w:rsidR="004822D5" w:rsidRPr="00E11A2A" w:rsidRDefault="004822D5" w:rsidP="00B146B2">
            <w:pPr>
              <w:spacing w:after="0" w:line="240" w:lineRule="auto"/>
              <w:ind w:firstLineChars="200" w:firstLine="400"/>
              <w:rPr>
                <w:rFonts w:eastAsia="Times New Roman"/>
                <w:color w:val="000000"/>
                <w:sz w:val="20"/>
                <w:lang w:eastAsia="pt-BR"/>
              </w:rPr>
            </w:pPr>
            <w:r w:rsidRPr="00E11A2A">
              <w:rPr>
                <w:rFonts w:eastAsia="Times New Roman"/>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326C37F8" w14:textId="77777777" w:rsidR="004822D5" w:rsidRPr="00E11A2A" w:rsidRDefault="004822D5" w:rsidP="00B146B2">
            <w:pPr>
              <w:spacing w:after="0" w:line="240" w:lineRule="auto"/>
              <w:ind w:firstLineChars="200" w:firstLine="400"/>
              <w:rPr>
                <w:rFonts w:eastAsia="Times New Roman"/>
                <w:color w:val="000000"/>
                <w:sz w:val="20"/>
                <w:lang w:eastAsia="pt-BR"/>
              </w:rPr>
            </w:pPr>
            <w:r w:rsidRPr="00E11A2A">
              <w:rPr>
                <w:rFonts w:eastAsia="Times New Roman"/>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7CAC06A6" w14:textId="77777777" w:rsidR="004822D5" w:rsidRPr="00E11A2A" w:rsidRDefault="004822D5" w:rsidP="00B146B2">
            <w:pPr>
              <w:spacing w:after="0" w:line="240" w:lineRule="auto"/>
              <w:ind w:firstLineChars="200" w:firstLine="400"/>
              <w:rPr>
                <w:rFonts w:eastAsia="Times New Roman"/>
                <w:color w:val="000000"/>
                <w:sz w:val="20"/>
                <w:lang w:eastAsia="pt-BR"/>
              </w:rPr>
            </w:pPr>
            <w:r w:rsidRPr="00E11A2A">
              <w:rPr>
                <w:rFonts w:eastAsia="Times New Roman"/>
                <w:color w:val="000000"/>
                <w:sz w:val="20"/>
                <w:lang w:eastAsia="pt-BR"/>
              </w:rPr>
              <w:t> </w:t>
            </w:r>
          </w:p>
        </w:tc>
      </w:tr>
      <w:tr w:rsidR="004822D5" w:rsidRPr="00E11A2A" w14:paraId="6BD9D591"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71BBC456" w14:textId="77777777" w:rsidR="004822D5" w:rsidRPr="00792124" w:rsidRDefault="004822D5" w:rsidP="00B146B2">
            <w:pPr>
              <w:spacing w:after="0" w:line="240" w:lineRule="auto"/>
              <w:rPr>
                <w:rFonts w:eastAsia="Times New Roman"/>
                <w:color w:val="000000"/>
                <w:sz w:val="20"/>
                <w:lang w:eastAsia="pt-BR"/>
              </w:rPr>
            </w:pPr>
            <w:r>
              <w:rPr>
                <w:rFonts w:eastAsia="Times New Roman"/>
                <w:color w:val="000000"/>
                <w:sz w:val="20"/>
                <w:lang w:eastAsia="pt-BR"/>
              </w:rPr>
              <w:t xml:space="preserve">7. </w:t>
            </w:r>
          </w:p>
        </w:tc>
        <w:tc>
          <w:tcPr>
            <w:tcW w:w="1400" w:type="dxa"/>
            <w:tcBorders>
              <w:top w:val="nil"/>
              <w:left w:val="nil"/>
              <w:bottom w:val="single" w:sz="4" w:space="0" w:color="auto"/>
              <w:right w:val="single" w:sz="4" w:space="0" w:color="auto"/>
            </w:tcBorders>
            <w:shd w:val="clear" w:color="000000" w:fill="FFFFFF"/>
            <w:noWrap/>
            <w:vAlign w:val="center"/>
            <w:hideMark/>
          </w:tcPr>
          <w:p w14:paraId="4B681319" w14:textId="77777777" w:rsidR="004822D5" w:rsidRPr="00E11A2A" w:rsidRDefault="004822D5" w:rsidP="00B146B2">
            <w:pPr>
              <w:spacing w:after="0" w:line="240" w:lineRule="auto"/>
              <w:rPr>
                <w:rFonts w:eastAsia="Times New Roman"/>
                <w:color w:val="000000"/>
                <w:sz w:val="20"/>
                <w:lang w:eastAsia="pt-BR"/>
              </w:rPr>
            </w:pPr>
            <w:r w:rsidRPr="00E11A2A">
              <w:rPr>
                <w:rFonts w:eastAsia="Times New Roman"/>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72B189A9" w14:textId="77777777" w:rsidR="004822D5" w:rsidRPr="00E11A2A" w:rsidRDefault="004822D5" w:rsidP="00B146B2">
            <w:pPr>
              <w:spacing w:after="0" w:line="240" w:lineRule="auto"/>
              <w:ind w:firstLineChars="200" w:firstLine="400"/>
              <w:rPr>
                <w:rFonts w:eastAsia="Times New Roman"/>
                <w:color w:val="000000"/>
                <w:sz w:val="20"/>
                <w:lang w:eastAsia="pt-BR"/>
              </w:rPr>
            </w:pPr>
            <w:r w:rsidRPr="00E11A2A">
              <w:rPr>
                <w:rFonts w:eastAsia="Times New Roman"/>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1FFB0199" w14:textId="77777777" w:rsidR="004822D5" w:rsidRPr="00E11A2A" w:rsidRDefault="004822D5" w:rsidP="00B146B2">
            <w:pPr>
              <w:spacing w:after="0" w:line="240" w:lineRule="auto"/>
              <w:ind w:firstLineChars="200" w:firstLine="400"/>
              <w:rPr>
                <w:rFonts w:eastAsia="Times New Roman"/>
                <w:color w:val="000000"/>
                <w:sz w:val="20"/>
                <w:lang w:eastAsia="pt-BR"/>
              </w:rPr>
            </w:pPr>
            <w:r w:rsidRPr="00E11A2A">
              <w:rPr>
                <w:rFonts w:eastAsia="Times New Roman"/>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7B78FEF4" w14:textId="77777777" w:rsidR="004822D5" w:rsidRPr="00E11A2A" w:rsidRDefault="004822D5" w:rsidP="00B146B2">
            <w:pPr>
              <w:spacing w:after="0" w:line="240" w:lineRule="auto"/>
              <w:ind w:firstLineChars="200" w:firstLine="400"/>
              <w:rPr>
                <w:rFonts w:eastAsia="Times New Roman"/>
                <w:color w:val="000000"/>
                <w:sz w:val="20"/>
                <w:lang w:eastAsia="pt-BR"/>
              </w:rPr>
            </w:pPr>
            <w:r w:rsidRPr="00E11A2A">
              <w:rPr>
                <w:rFonts w:eastAsia="Times New Roman"/>
                <w:color w:val="000000"/>
                <w:sz w:val="20"/>
                <w:lang w:eastAsia="pt-BR"/>
              </w:rPr>
              <w:t> </w:t>
            </w:r>
          </w:p>
        </w:tc>
      </w:tr>
    </w:tbl>
    <w:p w14:paraId="1EE31057" w14:textId="77777777" w:rsidR="004822D5" w:rsidRDefault="004822D5" w:rsidP="004822D5">
      <w:pPr>
        <w:pStyle w:val="NormalED"/>
      </w:pPr>
    </w:p>
    <w:tbl>
      <w:tblPr>
        <w:tblW w:w="9990" w:type="dxa"/>
        <w:tblCellMar>
          <w:left w:w="70" w:type="dxa"/>
          <w:right w:w="70" w:type="dxa"/>
        </w:tblCellMar>
        <w:tblLook w:val="04A0" w:firstRow="1" w:lastRow="0" w:firstColumn="1" w:lastColumn="0" w:noHBand="0" w:noVBand="1"/>
      </w:tblPr>
      <w:tblGrid>
        <w:gridCol w:w="4390"/>
        <w:gridCol w:w="1400"/>
        <w:gridCol w:w="1400"/>
        <w:gridCol w:w="1400"/>
        <w:gridCol w:w="1400"/>
      </w:tblGrid>
      <w:tr w:rsidR="004822D5" w:rsidRPr="004822D5" w14:paraId="3C773C57" w14:textId="77777777" w:rsidTr="00B146B2">
        <w:trPr>
          <w:trHeight w:val="300"/>
        </w:trPr>
        <w:tc>
          <w:tcPr>
            <w:tcW w:w="439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7F6AC68" w14:textId="77777777" w:rsidR="004822D5" w:rsidRPr="004822D5" w:rsidRDefault="004822D5" w:rsidP="00B146B2">
            <w:pPr>
              <w:spacing w:after="0" w:line="240" w:lineRule="auto"/>
              <w:jc w:val="center"/>
              <w:rPr>
                <w:rFonts w:ascii="Arial" w:eastAsia="Times New Roman" w:hAnsi="Arial" w:cs="Arial"/>
                <w:b/>
                <w:bCs/>
                <w:color w:val="000000"/>
                <w:sz w:val="20"/>
                <w:lang w:eastAsia="pt-BR"/>
              </w:rPr>
            </w:pPr>
            <w:r w:rsidRPr="004822D5">
              <w:rPr>
                <w:rFonts w:ascii="Arial" w:eastAsia="Times New Roman" w:hAnsi="Arial" w:cs="Arial"/>
                <w:b/>
                <w:bCs/>
                <w:color w:val="000000"/>
                <w:sz w:val="20"/>
                <w:lang w:eastAsia="pt-BR"/>
              </w:rPr>
              <w:t>Situação atual – Fraquezas</w:t>
            </w:r>
          </w:p>
        </w:tc>
        <w:tc>
          <w:tcPr>
            <w:tcW w:w="1400" w:type="dxa"/>
            <w:tcBorders>
              <w:top w:val="single" w:sz="4" w:space="0" w:color="auto"/>
              <w:left w:val="nil"/>
              <w:bottom w:val="single" w:sz="4" w:space="0" w:color="auto"/>
              <w:right w:val="single" w:sz="4" w:space="0" w:color="auto"/>
            </w:tcBorders>
            <w:shd w:val="clear" w:color="000000" w:fill="FFFFFF"/>
            <w:noWrap/>
            <w:vAlign w:val="center"/>
            <w:hideMark/>
          </w:tcPr>
          <w:p w14:paraId="1D40BA3F" w14:textId="77777777" w:rsidR="004822D5" w:rsidRPr="004822D5" w:rsidRDefault="004822D5" w:rsidP="00B146B2">
            <w:pPr>
              <w:spacing w:after="0" w:line="240" w:lineRule="auto"/>
              <w:jc w:val="center"/>
              <w:rPr>
                <w:rFonts w:ascii="Arial" w:eastAsia="Times New Roman" w:hAnsi="Arial" w:cs="Arial"/>
                <w:b/>
                <w:bCs/>
                <w:color w:val="000000"/>
                <w:sz w:val="20"/>
                <w:lang w:eastAsia="pt-BR"/>
              </w:rPr>
            </w:pPr>
            <w:r w:rsidRPr="004822D5">
              <w:rPr>
                <w:rFonts w:ascii="Arial" w:eastAsia="Times New Roman" w:hAnsi="Arial" w:cs="Arial"/>
                <w:b/>
                <w:bCs/>
                <w:color w:val="000000"/>
                <w:sz w:val="20"/>
                <w:lang w:eastAsia="pt-BR"/>
              </w:rPr>
              <w:t>Importância</w:t>
            </w:r>
          </w:p>
        </w:tc>
        <w:tc>
          <w:tcPr>
            <w:tcW w:w="1400" w:type="dxa"/>
            <w:tcBorders>
              <w:top w:val="single" w:sz="4" w:space="0" w:color="auto"/>
              <w:left w:val="nil"/>
              <w:bottom w:val="single" w:sz="4" w:space="0" w:color="auto"/>
              <w:right w:val="single" w:sz="4" w:space="0" w:color="auto"/>
            </w:tcBorders>
            <w:shd w:val="clear" w:color="000000" w:fill="FFFFFF"/>
            <w:noWrap/>
            <w:vAlign w:val="center"/>
            <w:hideMark/>
          </w:tcPr>
          <w:p w14:paraId="5735B9A9" w14:textId="77777777" w:rsidR="004822D5" w:rsidRPr="004822D5" w:rsidRDefault="004822D5" w:rsidP="00B146B2">
            <w:pPr>
              <w:spacing w:after="0" w:line="240" w:lineRule="auto"/>
              <w:jc w:val="center"/>
              <w:rPr>
                <w:rFonts w:ascii="Arial" w:eastAsia="Times New Roman" w:hAnsi="Arial" w:cs="Arial"/>
                <w:b/>
                <w:bCs/>
                <w:color w:val="000000"/>
                <w:sz w:val="20"/>
                <w:lang w:eastAsia="pt-BR"/>
              </w:rPr>
            </w:pPr>
            <w:r w:rsidRPr="004822D5">
              <w:rPr>
                <w:rFonts w:ascii="Arial" w:eastAsia="Times New Roman" w:hAnsi="Arial" w:cs="Arial"/>
                <w:b/>
                <w:bCs/>
                <w:color w:val="000000"/>
                <w:sz w:val="20"/>
                <w:lang w:eastAsia="pt-BR"/>
              </w:rPr>
              <w:t>Urgência</w:t>
            </w:r>
          </w:p>
        </w:tc>
        <w:tc>
          <w:tcPr>
            <w:tcW w:w="1400" w:type="dxa"/>
            <w:tcBorders>
              <w:top w:val="single" w:sz="4" w:space="0" w:color="auto"/>
              <w:left w:val="nil"/>
              <w:bottom w:val="single" w:sz="4" w:space="0" w:color="auto"/>
              <w:right w:val="single" w:sz="4" w:space="0" w:color="auto"/>
            </w:tcBorders>
            <w:shd w:val="clear" w:color="000000" w:fill="FFFFFF"/>
            <w:noWrap/>
            <w:vAlign w:val="center"/>
            <w:hideMark/>
          </w:tcPr>
          <w:p w14:paraId="432059C4" w14:textId="77777777" w:rsidR="004822D5" w:rsidRPr="004822D5" w:rsidRDefault="004822D5" w:rsidP="00B146B2">
            <w:pPr>
              <w:spacing w:after="0" w:line="240" w:lineRule="auto"/>
              <w:jc w:val="center"/>
              <w:rPr>
                <w:rFonts w:ascii="Arial" w:eastAsia="Times New Roman" w:hAnsi="Arial" w:cs="Arial"/>
                <w:b/>
                <w:bCs/>
                <w:color w:val="000000"/>
                <w:sz w:val="20"/>
                <w:lang w:eastAsia="pt-BR"/>
              </w:rPr>
            </w:pPr>
            <w:r w:rsidRPr="004822D5">
              <w:rPr>
                <w:rFonts w:ascii="Arial" w:eastAsia="Times New Roman" w:hAnsi="Arial" w:cs="Arial"/>
                <w:b/>
                <w:bCs/>
                <w:color w:val="000000"/>
                <w:sz w:val="20"/>
                <w:lang w:eastAsia="pt-BR"/>
              </w:rPr>
              <w:t>Tendência</w:t>
            </w:r>
          </w:p>
        </w:tc>
        <w:tc>
          <w:tcPr>
            <w:tcW w:w="1400" w:type="dxa"/>
            <w:tcBorders>
              <w:top w:val="single" w:sz="4" w:space="0" w:color="auto"/>
              <w:left w:val="nil"/>
              <w:bottom w:val="single" w:sz="4" w:space="0" w:color="auto"/>
              <w:right w:val="single" w:sz="4" w:space="0" w:color="auto"/>
            </w:tcBorders>
            <w:shd w:val="clear" w:color="000000" w:fill="FFFFFF"/>
            <w:noWrap/>
            <w:vAlign w:val="center"/>
            <w:hideMark/>
          </w:tcPr>
          <w:p w14:paraId="4B209815" w14:textId="77777777" w:rsidR="004822D5" w:rsidRPr="004822D5" w:rsidRDefault="004822D5" w:rsidP="00B146B2">
            <w:pPr>
              <w:spacing w:after="0" w:line="240" w:lineRule="auto"/>
              <w:jc w:val="center"/>
              <w:rPr>
                <w:rFonts w:ascii="Arial" w:eastAsia="Times New Roman" w:hAnsi="Arial" w:cs="Arial"/>
                <w:b/>
                <w:bCs/>
                <w:color w:val="000000"/>
                <w:sz w:val="20"/>
                <w:lang w:eastAsia="pt-BR"/>
              </w:rPr>
            </w:pPr>
            <w:r w:rsidRPr="004822D5">
              <w:rPr>
                <w:rFonts w:ascii="Arial" w:eastAsia="Times New Roman" w:hAnsi="Arial" w:cs="Arial"/>
                <w:b/>
                <w:bCs/>
                <w:color w:val="000000"/>
                <w:sz w:val="20"/>
                <w:lang w:eastAsia="pt-BR"/>
              </w:rPr>
              <w:t>Soma</w:t>
            </w:r>
          </w:p>
        </w:tc>
      </w:tr>
      <w:tr w:rsidR="004822D5" w:rsidRPr="004822D5" w14:paraId="2225BD02"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45529FDC" w14:textId="77777777" w:rsidR="004822D5" w:rsidRPr="004822D5" w:rsidRDefault="004822D5" w:rsidP="00B146B2">
            <w:pPr>
              <w:spacing w:after="0" w:line="240" w:lineRule="auto"/>
              <w:rPr>
                <w:rFonts w:ascii="Arial" w:eastAsia="Times New Roman" w:hAnsi="Arial" w:cs="Arial"/>
                <w:color w:val="000000" w:themeColor="text1"/>
                <w:sz w:val="20"/>
                <w:lang w:eastAsia="pt-BR"/>
              </w:rPr>
            </w:pPr>
            <w:r w:rsidRPr="004822D5">
              <w:rPr>
                <w:rFonts w:ascii="Arial" w:eastAsia="Times New Roman" w:hAnsi="Arial" w:cs="Arial"/>
                <w:color w:val="000000" w:themeColor="text1"/>
                <w:sz w:val="20"/>
                <w:lang w:eastAsia="pt-BR"/>
              </w:rPr>
              <w:t> 1.Temos problemas na entrega</w:t>
            </w:r>
          </w:p>
        </w:tc>
        <w:tc>
          <w:tcPr>
            <w:tcW w:w="1400" w:type="dxa"/>
            <w:tcBorders>
              <w:top w:val="nil"/>
              <w:left w:val="nil"/>
              <w:bottom w:val="single" w:sz="4" w:space="0" w:color="auto"/>
              <w:right w:val="single" w:sz="4" w:space="0" w:color="auto"/>
            </w:tcBorders>
            <w:shd w:val="clear" w:color="000000" w:fill="FFFFFF"/>
            <w:noWrap/>
            <w:vAlign w:val="center"/>
            <w:hideMark/>
          </w:tcPr>
          <w:p w14:paraId="0DCB94FD" w14:textId="26CFC5C8" w:rsidR="004822D5" w:rsidRPr="004822D5" w:rsidRDefault="004822D5" w:rsidP="004822D5">
            <w:pPr>
              <w:spacing w:after="0" w:line="240" w:lineRule="auto"/>
              <w:rPr>
                <w:rFonts w:ascii="Arial" w:eastAsia="Times New Roman" w:hAnsi="Arial" w:cs="Arial"/>
                <w:color w:val="000000" w:themeColor="text1"/>
                <w:sz w:val="20"/>
                <w:lang w:eastAsia="pt-BR"/>
              </w:rPr>
            </w:pPr>
            <w:r w:rsidRPr="004822D5">
              <w:rPr>
                <w:rFonts w:ascii="Arial" w:eastAsia="Times New Roman" w:hAnsi="Arial" w:cs="Arial"/>
                <w:color w:val="000000" w:themeColor="text1"/>
                <w:sz w:val="20"/>
                <w:lang w:eastAsia="pt-BR"/>
              </w:rPr>
              <w:t>5</w:t>
            </w:r>
          </w:p>
        </w:tc>
        <w:tc>
          <w:tcPr>
            <w:tcW w:w="1400" w:type="dxa"/>
            <w:tcBorders>
              <w:top w:val="nil"/>
              <w:left w:val="nil"/>
              <w:bottom w:val="single" w:sz="4" w:space="0" w:color="auto"/>
              <w:right w:val="single" w:sz="4" w:space="0" w:color="auto"/>
            </w:tcBorders>
            <w:shd w:val="clear" w:color="000000" w:fill="FFFFFF"/>
            <w:vAlign w:val="center"/>
            <w:hideMark/>
          </w:tcPr>
          <w:p w14:paraId="561F6E1F" w14:textId="0BE33EEF" w:rsidR="004822D5" w:rsidRPr="004822D5" w:rsidRDefault="004822D5" w:rsidP="004822D5">
            <w:pPr>
              <w:spacing w:after="0" w:line="240" w:lineRule="auto"/>
              <w:ind w:firstLineChars="200" w:firstLine="400"/>
              <w:rPr>
                <w:rFonts w:ascii="Arial" w:eastAsia="Times New Roman" w:hAnsi="Arial" w:cs="Arial"/>
                <w:color w:val="000000" w:themeColor="text1"/>
                <w:sz w:val="20"/>
                <w:lang w:eastAsia="pt-BR"/>
              </w:rPr>
            </w:pPr>
            <w:r w:rsidRPr="004822D5">
              <w:rPr>
                <w:rFonts w:ascii="Arial" w:eastAsia="Times New Roman" w:hAnsi="Arial" w:cs="Arial"/>
                <w:color w:val="000000" w:themeColor="text1"/>
                <w:sz w:val="20"/>
                <w:lang w:eastAsia="pt-BR"/>
              </w:rPr>
              <w:t>5</w:t>
            </w:r>
          </w:p>
        </w:tc>
        <w:tc>
          <w:tcPr>
            <w:tcW w:w="1400" w:type="dxa"/>
            <w:tcBorders>
              <w:top w:val="nil"/>
              <w:left w:val="nil"/>
              <w:bottom w:val="single" w:sz="4" w:space="0" w:color="auto"/>
              <w:right w:val="single" w:sz="4" w:space="0" w:color="auto"/>
            </w:tcBorders>
            <w:shd w:val="clear" w:color="000000" w:fill="FFFFFF"/>
            <w:vAlign w:val="center"/>
            <w:hideMark/>
          </w:tcPr>
          <w:p w14:paraId="0ED08EA8" w14:textId="27F20FEC" w:rsidR="004822D5" w:rsidRPr="004822D5" w:rsidRDefault="004822D5" w:rsidP="004822D5">
            <w:pPr>
              <w:spacing w:after="0" w:line="240" w:lineRule="auto"/>
              <w:ind w:firstLineChars="200" w:firstLine="400"/>
              <w:rPr>
                <w:rFonts w:ascii="Arial" w:eastAsia="Times New Roman" w:hAnsi="Arial" w:cs="Arial"/>
                <w:color w:val="000000" w:themeColor="text1"/>
                <w:sz w:val="20"/>
                <w:lang w:eastAsia="pt-BR"/>
              </w:rPr>
            </w:pPr>
            <w:r w:rsidRPr="004822D5">
              <w:rPr>
                <w:rFonts w:ascii="Arial" w:eastAsia="Times New Roman" w:hAnsi="Arial" w:cs="Arial"/>
                <w:color w:val="000000" w:themeColor="text1"/>
                <w:sz w:val="20"/>
                <w:lang w:eastAsia="pt-BR"/>
              </w:rPr>
              <w:t>5</w:t>
            </w:r>
          </w:p>
        </w:tc>
        <w:tc>
          <w:tcPr>
            <w:tcW w:w="1400" w:type="dxa"/>
            <w:tcBorders>
              <w:top w:val="nil"/>
              <w:left w:val="nil"/>
              <w:bottom w:val="single" w:sz="4" w:space="0" w:color="auto"/>
              <w:right w:val="single" w:sz="4" w:space="0" w:color="auto"/>
            </w:tcBorders>
            <w:shd w:val="clear" w:color="000000" w:fill="FFFFFF"/>
            <w:vAlign w:val="center"/>
            <w:hideMark/>
          </w:tcPr>
          <w:p w14:paraId="71FD6C04" w14:textId="0C5993F3" w:rsidR="004822D5" w:rsidRPr="004822D5" w:rsidRDefault="004822D5" w:rsidP="004822D5">
            <w:pPr>
              <w:spacing w:after="0" w:line="240" w:lineRule="auto"/>
              <w:ind w:firstLineChars="200" w:firstLine="400"/>
              <w:rPr>
                <w:rFonts w:ascii="Arial" w:eastAsia="Times New Roman" w:hAnsi="Arial" w:cs="Arial"/>
                <w:color w:val="000000" w:themeColor="text1"/>
                <w:sz w:val="20"/>
                <w:lang w:eastAsia="pt-BR"/>
              </w:rPr>
            </w:pPr>
            <w:r w:rsidRPr="004822D5">
              <w:rPr>
                <w:rFonts w:ascii="Arial" w:eastAsia="Times New Roman" w:hAnsi="Arial" w:cs="Arial"/>
                <w:color w:val="000000" w:themeColor="text1"/>
                <w:sz w:val="20"/>
                <w:lang w:eastAsia="pt-BR"/>
              </w:rPr>
              <w:t>15</w:t>
            </w:r>
          </w:p>
        </w:tc>
      </w:tr>
      <w:tr w:rsidR="004822D5" w:rsidRPr="004822D5" w14:paraId="71BA72E8"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1CD0AA41"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2.</w:t>
            </w:r>
          </w:p>
        </w:tc>
        <w:tc>
          <w:tcPr>
            <w:tcW w:w="1400" w:type="dxa"/>
            <w:tcBorders>
              <w:top w:val="nil"/>
              <w:left w:val="nil"/>
              <w:bottom w:val="single" w:sz="4" w:space="0" w:color="auto"/>
              <w:right w:val="single" w:sz="4" w:space="0" w:color="auto"/>
            </w:tcBorders>
            <w:shd w:val="clear" w:color="000000" w:fill="FFFFFF"/>
            <w:noWrap/>
            <w:vAlign w:val="center"/>
            <w:hideMark/>
          </w:tcPr>
          <w:p w14:paraId="0C203FC1"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4C3A952C"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7E798C73"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180E2552"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r>
      <w:tr w:rsidR="004822D5" w:rsidRPr="004822D5" w14:paraId="08F99677"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18D7305C"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3.</w:t>
            </w:r>
          </w:p>
        </w:tc>
        <w:tc>
          <w:tcPr>
            <w:tcW w:w="1400" w:type="dxa"/>
            <w:tcBorders>
              <w:top w:val="nil"/>
              <w:left w:val="nil"/>
              <w:bottom w:val="single" w:sz="4" w:space="0" w:color="auto"/>
              <w:right w:val="single" w:sz="4" w:space="0" w:color="auto"/>
            </w:tcBorders>
            <w:shd w:val="clear" w:color="000000" w:fill="FFFFFF"/>
            <w:noWrap/>
            <w:vAlign w:val="center"/>
            <w:hideMark/>
          </w:tcPr>
          <w:p w14:paraId="1266F97D"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137DEF81"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6159D917"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4EEA2E28"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r>
      <w:tr w:rsidR="004822D5" w:rsidRPr="004822D5" w14:paraId="67FB3034"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6A0E1637"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4.</w:t>
            </w:r>
          </w:p>
        </w:tc>
        <w:tc>
          <w:tcPr>
            <w:tcW w:w="1400" w:type="dxa"/>
            <w:tcBorders>
              <w:top w:val="nil"/>
              <w:left w:val="nil"/>
              <w:bottom w:val="single" w:sz="4" w:space="0" w:color="auto"/>
              <w:right w:val="single" w:sz="4" w:space="0" w:color="auto"/>
            </w:tcBorders>
            <w:shd w:val="clear" w:color="000000" w:fill="FFFFFF"/>
            <w:noWrap/>
            <w:vAlign w:val="center"/>
            <w:hideMark/>
          </w:tcPr>
          <w:p w14:paraId="397724A8"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2AC6115B"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0B949F1D"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5FA8C0D9"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r>
      <w:tr w:rsidR="004822D5" w:rsidRPr="004822D5" w14:paraId="5C986B2F"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2A751FE5"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5.</w:t>
            </w:r>
          </w:p>
        </w:tc>
        <w:tc>
          <w:tcPr>
            <w:tcW w:w="1400" w:type="dxa"/>
            <w:tcBorders>
              <w:top w:val="nil"/>
              <w:left w:val="nil"/>
              <w:bottom w:val="single" w:sz="4" w:space="0" w:color="auto"/>
              <w:right w:val="single" w:sz="4" w:space="0" w:color="auto"/>
            </w:tcBorders>
            <w:shd w:val="clear" w:color="000000" w:fill="FFFFFF"/>
            <w:noWrap/>
            <w:vAlign w:val="center"/>
            <w:hideMark/>
          </w:tcPr>
          <w:p w14:paraId="6A556855"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69908468"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68346976"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3DBED259"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r>
      <w:tr w:rsidR="004822D5" w:rsidRPr="004822D5" w14:paraId="7AA37785"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5E54D585"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6.</w:t>
            </w:r>
          </w:p>
        </w:tc>
        <w:tc>
          <w:tcPr>
            <w:tcW w:w="1400" w:type="dxa"/>
            <w:tcBorders>
              <w:top w:val="nil"/>
              <w:left w:val="nil"/>
              <w:bottom w:val="single" w:sz="4" w:space="0" w:color="auto"/>
              <w:right w:val="single" w:sz="4" w:space="0" w:color="auto"/>
            </w:tcBorders>
            <w:shd w:val="clear" w:color="000000" w:fill="FFFFFF"/>
            <w:noWrap/>
            <w:vAlign w:val="center"/>
            <w:hideMark/>
          </w:tcPr>
          <w:p w14:paraId="77903B49"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733F55E7"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5FCF7ED2"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36411A87"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r>
      <w:tr w:rsidR="004822D5" w:rsidRPr="004822D5" w14:paraId="291C1C3A"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6C2D1848"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xml:space="preserve">7. </w:t>
            </w:r>
          </w:p>
        </w:tc>
        <w:tc>
          <w:tcPr>
            <w:tcW w:w="1400" w:type="dxa"/>
            <w:tcBorders>
              <w:top w:val="nil"/>
              <w:left w:val="nil"/>
              <w:bottom w:val="single" w:sz="4" w:space="0" w:color="auto"/>
              <w:right w:val="single" w:sz="4" w:space="0" w:color="auto"/>
            </w:tcBorders>
            <w:shd w:val="clear" w:color="000000" w:fill="FFFFFF"/>
            <w:noWrap/>
            <w:vAlign w:val="center"/>
            <w:hideMark/>
          </w:tcPr>
          <w:p w14:paraId="190982D0"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1CEC1465"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27D72E53"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0518F282"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r>
    </w:tbl>
    <w:p w14:paraId="36739CFC" w14:textId="77777777" w:rsidR="004822D5" w:rsidRPr="004822D5" w:rsidRDefault="004822D5" w:rsidP="004822D5">
      <w:pPr>
        <w:pStyle w:val="NormalED"/>
        <w:rPr>
          <w:rFonts w:cs="Arial"/>
        </w:rPr>
      </w:pPr>
    </w:p>
    <w:tbl>
      <w:tblPr>
        <w:tblW w:w="9990" w:type="dxa"/>
        <w:tblCellMar>
          <w:left w:w="70" w:type="dxa"/>
          <w:right w:w="70" w:type="dxa"/>
        </w:tblCellMar>
        <w:tblLook w:val="04A0" w:firstRow="1" w:lastRow="0" w:firstColumn="1" w:lastColumn="0" w:noHBand="0" w:noVBand="1"/>
      </w:tblPr>
      <w:tblGrid>
        <w:gridCol w:w="4390"/>
        <w:gridCol w:w="1400"/>
        <w:gridCol w:w="1400"/>
        <w:gridCol w:w="1400"/>
        <w:gridCol w:w="1400"/>
      </w:tblGrid>
      <w:tr w:rsidR="004822D5" w:rsidRPr="004822D5" w14:paraId="5ABE7F8E" w14:textId="77777777" w:rsidTr="00B146B2">
        <w:trPr>
          <w:trHeight w:val="300"/>
        </w:trPr>
        <w:tc>
          <w:tcPr>
            <w:tcW w:w="439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C5A4711" w14:textId="77777777" w:rsidR="004822D5" w:rsidRPr="004822D5" w:rsidRDefault="004822D5" w:rsidP="00B146B2">
            <w:pPr>
              <w:spacing w:after="0" w:line="240" w:lineRule="auto"/>
              <w:jc w:val="center"/>
              <w:rPr>
                <w:rFonts w:ascii="Arial" w:eastAsia="Times New Roman" w:hAnsi="Arial" w:cs="Arial"/>
                <w:b/>
                <w:bCs/>
                <w:color w:val="000000"/>
                <w:sz w:val="20"/>
                <w:lang w:eastAsia="pt-BR"/>
              </w:rPr>
            </w:pPr>
            <w:r w:rsidRPr="004822D5">
              <w:rPr>
                <w:rFonts w:ascii="Arial" w:eastAsia="Times New Roman" w:hAnsi="Arial" w:cs="Arial"/>
                <w:b/>
                <w:bCs/>
                <w:color w:val="000000"/>
                <w:sz w:val="20"/>
                <w:lang w:eastAsia="pt-BR"/>
              </w:rPr>
              <w:t>Situação atual – Ameaças</w:t>
            </w:r>
          </w:p>
        </w:tc>
        <w:tc>
          <w:tcPr>
            <w:tcW w:w="1400" w:type="dxa"/>
            <w:tcBorders>
              <w:top w:val="single" w:sz="4" w:space="0" w:color="auto"/>
              <w:left w:val="nil"/>
              <w:bottom w:val="single" w:sz="4" w:space="0" w:color="auto"/>
              <w:right w:val="single" w:sz="4" w:space="0" w:color="auto"/>
            </w:tcBorders>
            <w:shd w:val="clear" w:color="000000" w:fill="FFFFFF"/>
            <w:noWrap/>
            <w:vAlign w:val="center"/>
            <w:hideMark/>
          </w:tcPr>
          <w:p w14:paraId="7E6510A4" w14:textId="77777777" w:rsidR="004822D5" w:rsidRPr="004822D5" w:rsidRDefault="004822D5" w:rsidP="00B146B2">
            <w:pPr>
              <w:spacing w:after="0" w:line="240" w:lineRule="auto"/>
              <w:jc w:val="center"/>
              <w:rPr>
                <w:rFonts w:ascii="Arial" w:eastAsia="Times New Roman" w:hAnsi="Arial" w:cs="Arial"/>
                <w:b/>
                <w:bCs/>
                <w:color w:val="000000"/>
                <w:sz w:val="20"/>
                <w:lang w:eastAsia="pt-BR"/>
              </w:rPr>
            </w:pPr>
            <w:r w:rsidRPr="004822D5">
              <w:rPr>
                <w:rFonts w:ascii="Arial" w:eastAsia="Times New Roman" w:hAnsi="Arial" w:cs="Arial"/>
                <w:b/>
                <w:bCs/>
                <w:color w:val="000000"/>
                <w:sz w:val="20"/>
                <w:lang w:eastAsia="pt-BR"/>
              </w:rPr>
              <w:t>Importância</w:t>
            </w:r>
          </w:p>
        </w:tc>
        <w:tc>
          <w:tcPr>
            <w:tcW w:w="1400" w:type="dxa"/>
            <w:tcBorders>
              <w:top w:val="single" w:sz="4" w:space="0" w:color="auto"/>
              <w:left w:val="nil"/>
              <w:bottom w:val="single" w:sz="4" w:space="0" w:color="auto"/>
              <w:right w:val="single" w:sz="4" w:space="0" w:color="auto"/>
            </w:tcBorders>
            <w:shd w:val="clear" w:color="000000" w:fill="FFFFFF"/>
            <w:noWrap/>
            <w:vAlign w:val="center"/>
            <w:hideMark/>
          </w:tcPr>
          <w:p w14:paraId="063C6FFF" w14:textId="77777777" w:rsidR="004822D5" w:rsidRPr="004822D5" w:rsidRDefault="004822D5" w:rsidP="00B146B2">
            <w:pPr>
              <w:spacing w:after="0" w:line="240" w:lineRule="auto"/>
              <w:jc w:val="center"/>
              <w:rPr>
                <w:rFonts w:ascii="Arial" w:eastAsia="Times New Roman" w:hAnsi="Arial" w:cs="Arial"/>
                <w:b/>
                <w:bCs/>
                <w:color w:val="000000"/>
                <w:sz w:val="20"/>
                <w:lang w:eastAsia="pt-BR"/>
              </w:rPr>
            </w:pPr>
            <w:r w:rsidRPr="004822D5">
              <w:rPr>
                <w:rFonts w:ascii="Arial" w:eastAsia="Times New Roman" w:hAnsi="Arial" w:cs="Arial"/>
                <w:b/>
                <w:bCs/>
                <w:color w:val="000000"/>
                <w:sz w:val="20"/>
                <w:lang w:eastAsia="pt-BR"/>
              </w:rPr>
              <w:t>Urgência</w:t>
            </w:r>
          </w:p>
        </w:tc>
        <w:tc>
          <w:tcPr>
            <w:tcW w:w="1400" w:type="dxa"/>
            <w:tcBorders>
              <w:top w:val="single" w:sz="4" w:space="0" w:color="auto"/>
              <w:left w:val="nil"/>
              <w:bottom w:val="single" w:sz="4" w:space="0" w:color="auto"/>
              <w:right w:val="single" w:sz="4" w:space="0" w:color="auto"/>
            </w:tcBorders>
            <w:shd w:val="clear" w:color="000000" w:fill="FFFFFF"/>
            <w:noWrap/>
            <w:vAlign w:val="center"/>
            <w:hideMark/>
          </w:tcPr>
          <w:p w14:paraId="57A14C3F" w14:textId="77777777" w:rsidR="004822D5" w:rsidRPr="004822D5" w:rsidRDefault="004822D5" w:rsidP="00B146B2">
            <w:pPr>
              <w:spacing w:after="0" w:line="240" w:lineRule="auto"/>
              <w:jc w:val="center"/>
              <w:rPr>
                <w:rFonts w:ascii="Arial" w:eastAsia="Times New Roman" w:hAnsi="Arial" w:cs="Arial"/>
                <w:b/>
                <w:bCs/>
                <w:color w:val="000000"/>
                <w:sz w:val="20"/>
                <w:lang w:eastAsia="pt-BR"/>
              </w:rPr>
            </w:pPr>
            <w:r w:rsidRPr="004822D5">
              <w:rPr>
                <w:rFonts w:ascii="Arial" w:eastAsia="Times New Roman" w:hAnsi="Arial" w:cs="Arial"/>
                <w:b/>
                <w:bCs/>
                <w:color w:val="000000"/>
                <w:sz w:val="20"/>
                <w:lang w:eastAsia="pt-BR"/>
              </w:rPr>
              <w:t>Tendência</w:t>
            </w:r>
          </w:p>
        </w:tc>
        <w:tc>
          <w:tcPr>
            <w:tcW w:w="1400" w:type="dxa"/>
            <w:tcBorders>
              <w:top w:val="single" w:sz="4" w:space="0" w:color="auto"/>
              <w:left w:val="nil"/>
              <w:bottom w:val="single" w:sz="4" w:space="0" w:color="auto"/>
              <w:right w:val="single" w:sz="4" w:space="0" w:color="auto"/>
            </w:tcBorders>
            <w:shd w:val="clear" w:color="000000" w:fill="FFFFFF"/>
            <w:noWrap/>
            <w:vAlign w:val="center"/>
            <w:hideMark/>
          </w:tcPr>
          <w:p w14:paraId="61F6F915" w14:textId="77777777" w:rsidR="004822D5" w:rsidRPr="004822D5" w:rsidRDefault="004822D5" w:rsidP="00B146B2">
            <w:pPr>
              <w:spacing w:after="0" w:line="240" w:lineRule="auto"/>
              <w:jc w:val="center"/>
              <w:rPr>
                <w:rFonts w:ascii="Arial" w:eastAsia="Times New Roman" w:hAnsi="Arial" w:cs="Arial"/>
                <w:b/>
                <w:bCs/>
                <w:color w:val="000000"/>
                <w:sz w:val="20"/>
                <w:lang w:eastAsia="pt-BR"/>
              </w:rPr>
            </w:pPr>
            <w:r w:rsidRPr="004822D5">
              <w:rPr>
                <w:rFonts w:ascii="Arial" w:eastAsia="Times New Roman" w:hAnsi="Arial" w:cs="Arial"/>
                <w:b/>
                <w:bCs/>
                <w:color w:val="000000"/>
                <w:sz w:val="20"/>
                <w:lang w:eastAsia="pt-BR"/>
              </w:rPr>
              <w:t>Soma</w:t>
            </w:r>
          </w:p>
        </w:tc>
      </w:tr>
      <w:tr w:rsidR="004822D5" w:rsidRPr="004822D5" w14:paraId="1167DEB3"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59305E20" w14:textId="77777777" w:rsidR="004822D5" w:rsidRPr="004822D5" w:rsidRDefault="004822D5" w:rsidP="00B146B2">
            <w:pPr>
              <w:spacing w:after="0" w:line="240" w:lineRule="auto"/>
              <w:rPr>
                <w:rFonts w:ascii="Arial" w:eastAsia="Times New Roman" w:hAnsi="Arial" w:cs="Arial"/>
                <w:color w:val="000000" w:themeColor="text1"/>
                <w:sz w:val="20"/>
                <w:lang w:eastAsia="pt-BR"/>
              </w:rPr>
            </w:pPr>
            <w:r w:rsidRPr="004822D5">
              <w:rPr>
                <w:rFonts w:ascii="Arial" w:eastAsia="Times New Roman" w:hAnsi="Arial" w:cs="Arial"/>
                <w:color w:val="000000" w:themeColor="text1"/>
                <w:sz w:val="20"/>
                <w:lang w:eastAsia="pt-BR"/>
              </w:rPr>
              <w:t> 1.Abriu um concorrente de grande porte no bairro</w:t>
            </w:r>
          </w:p>
        </w:tc>
        <w:tc>
          <w:tcPr>
            <w:tcW w:w="1400" w:type="dxa"/>
            <w:tcBorders>
              <w:top w:val="nil"/>
              <w:left w:val="nil"/>
              <w:bottom w:val="single" w:sz="4" w:space="0" w:color="auto"/>
              <w:right w:val="single" w:sz="4" w:space="0" w:color="auto"/>
            </w:tcBorders>
            <w:shd w:val="clear" w:color="000000" w:fill="FFFFFF"/>
            <w:noWrap/>
            <w:vAlign w:val="center"/>
            <w:hideMark/>
          </w:tcPr>
          <w:p w14:paraId="2F97CEE9" w14:textId="0E935587" w:rsidR="004822D5" w:rsidRPr="004822D5" w:rsidRDefault="004822D5" w:rsidP="004822D5">
            <w:pPr>
              <w:spacing w:after="0" w:line="240" w:lineRule="auto"/>
              <w:jc w:val="center"/>
              <w:rPr>
                <w:rFonts w:ascii="Arial" w:eastAsia="Times New Roman" w:hAnsi="Arial" w:cs="Arial"/>
                <w:color w:val="000000" w:themeColor="text1"/>
                <w:sz w:val="20"/>
                <w:lang w:eastAsia="pt-BR"/>
              </w:rPr>
            </w:pPr>
            <w:r w:rsidRPr="004822D5">
              <w:rPr>
                <w:rFonts w:ascii="Arial" w:eastAsia="Times New Roman" w:hAnsi="Arial" w:cs="Arial"/>
                <w:color w:val="000000" w:themeColor="text1"/>
                <w:sz w:val="20"/>
                <w:lang w:eastAsia="pt-BR"/>
              </w:rPr>
              <w:t>5</w:t>
            </w:r>
          </w:p>
        </w:tc>
        <w:tc>
          <w:tcPr>
            <w:tcW w:w="1400" w:type="dxa"/>
            <w:tcBorders>
              <w:top w:val="nil"/>
              <w:left w:val="nil"/>
              <w:bottom w:val="single" w:sz="4" w:space="0" w:color="auto"/>
              <w:right w:val="single" w:sz="4" w:space="0" w:color="auto"/>
            </w:tcBorders>
            <w:shd w:val="clear" w:color="000000" w:fill="FFFFFF"/>
            <w:vAlign w:val="center"/>
            <w:hideMark/>
          </w:tcPr>
          <w:p w14:paraId="6DE99FF3" w14:textId="77777777" w:rsidR="004822D5" w:rsidRPr="004822D5" w:rsidRDefault="004822D5" w:rsidP="004822D5">
            <w:pPr>
              <w:spacing w:after="0" w:line="240" w:lineRule="auto"/>
              <w:ind w:firstLineChars="200" w:firstLine="400"/>
              <w:rPr>
                <w:rFonts w:ascii="Arial" w:eastAsia="Times New Roman" w:hAnsi="Arial" w:cs="Arial"/>
                <w:color w:val="000000" w:themeColor="text1"/>
                <w:sz w:val="20"/>
                <w:lang w:eastAsia="pt-BR"/>
              </w:rPr>
            </w:pPr>
            <w:r w:rsidRPr="004822D5">
              <w:rPr>
                <w:rFonts w:ascii="Arial" w:eastAsia="Times New Roman" w:hAnsi="Arial" w:cs="Arial"/>
                <w:color w:val="000000" w:themeColor="text1"/>
                <w:sz w:val="20"/>
                <w:lang w:eastAsia="pt-BR"/>
              </w:rPr>
              <w:t>3</w:t>
            </w:r>
          </w:p>
        </w:tc>
        <w:tc>
          <w:tcPr>
            <w:tcW w:w="1400" w:type="dxa"/>
            <w:tcBorders>
              <w:top w:val="nil"/>
              <w:left w:val="nil"/>
              <w:bottom w:val="single" w:sz="4" w:space="0" w:color="auto"/>
              <w:right w:val="single" w:sz="4" w:space="0" w:color="auto"/>
            </w:tcBorders>
            <w:shd w:val="clear" w:color="000000" w:fill="FFFFFF"/>
            <w:vAlign w:val="center"/>
            <w:hideMark/>
          </w:tcPr>
          <w:p w14:paraId="36AA2F47" w14:textId="77777777" w:rsidR="004822D5" w:rsidRPr="004822D5" w:rsidRDefault="004822D5" w:rsidP="004822D5">
            <w:pPr>
              <w:spacing w:after="0" w:line="240" w:lineRule="auto"/>
              <w:ind w:firstLineChars="200" w:firstLine="400"/>
              <w:rPr>
                <w:rFonts w:ascii="Arial" w:eastAsia="Times New Roman" w:hAnsi="Arial" w:cs="Arial"/>
                <w:color w:val="000000" w:themeColor="text1"/>
                <w:sz w:val="20"/>
                <w:lang w:eastAsia="pt-BR"/>
              </w:rPr>
            </w:pPr>
            <w:r w:rsidRPr="004822D5">
              <w:rPr>
                <w:rFonts w:ascii="Arial" w:eastAsia="Times New Roman" w:hAnsi="Arial" w:cs="Arial"/>
                <w:color w:val="000000" w:themeColor="text1"/>
                <w:sz w:val="20"/>
                <w:lang w:eastAsia="pt-BR"/>
              </w:rPr>
              <w:t>1</w:t>
            </w:r>
          </w:p>
        </w:tc>
        <w:tc>
          <w:tcPr>
            <w:tcW w:w="1400" w:type="dxa"/>
            <w:tcBorders>
              <w:top w:val="nil"/>
              <w:left w:val="nil"/>
              <w:bottom w:val="single" w:sz="4" w:space="0" w:color="auto"/>
              <w:right w:val="single" w:sz="4" w:space="0" w:color="auto"/>
            </w:tcBorders>
            <w:shd w:val="clear" w:color="000000" w:fill="FFFFFF"/>
            <w:vAlign w:val="center"/>
            <w:hideMark/>
          </w:tcPr>
          <w:p w14:paraId="39E49654" w14:textId="77777777" w:rsidR="004822D5" w:rsidRPr="004822D5" w:rsidRDefault="004822D5" w:rsidP="004822D5">
            <w:pPr>
              <w:spacing w:after="0" w:line="240" w:lineRule="auto"/>
              <w:ind w:firstLineChars="200" w:firstLine="400"/>
              <w:rPr>
                <w:rFonts w:ascii="Arial" w:eastAsia="Times New Roman" w:hAnsi="Arial" w:cs="Arial"/>
                <w:color w:val="000000" w:themeColor="text1"/>
                <w:sz w:val="20"/>
                <w:lang w:eastAsia="pt-BR"/>
              </w:rPr>
            </w:pPr>
            <w:r w:rsidRPr="004822D5">
              <w:rPr>
                <w:rFonts w:ascii="Arial" w:eastAsia="Times New Roman" w:hAnsi="Arial" w:cs="Arial"/>
                <w:color w:val="000000" w:themeColor="text1"/>
                <w:sz w:val="20"/>
                <w:lang w:eastAsia="pt-BR"/>
              </w:rPr>
              <w:t>11</w:t>
            </w:r>
          </w:p>
        </w:tc>
      </w:tr>
      <w:tr w:rsidR="004822D5" w:rsidRPr="004822D5" w14:paraId="2DF95EDA"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58D725C2" w14:textId="08E9225C" w:rsidR="004822D5" w:rsidRPr="00E446F3" w:rsidRDefault="00E446F3" w:rsidP="00E446F3">
            <w:pPr>
              <w:ind w:left="45"/>
              <w:rPr>
                <w:rFonts w:ascii="Arial" w:hAnsi="Arial" w:cs="Arial"/>
                <w:color w:val="000000"/>
                <w:sz w:val="20"/>
              </w:rPr>
            </w:pPr>
            <w:proofErr w:type="gramStart"/>
            <w:r>
              <w:rPr>
                <w:rFonts w:ascii="Arial" w:hAnsi="Arial" w:cs="Arial"/>
                <w:color w:val="000000"/>
                <w:sz w:val="20"/>
              </w:rPr>
              <w:t>2.</w:t>
            </w:r>
            <w:proofErr w:type="gramEnd"/>
            <w:r w:rsidR="004822D5" w:rsidRPr="00E446F3">
              <w:rPr>
                <w:rFonts w:ascii="Arial" w:hAnsi="Arial" w:cs="Arial"/>
                <w:color w:val="000000"/>
                <w:sz w:val="20"/>
              </w:rPr>
              <w:t>Forte tendência do governo proibir a venda de animais</w:t>
            </w:r>
          </w:p>
        </w:tc>
        <w:tc>
          <w:tcPr>
            <w:tcW w:w="1400" w:type="dxa"/>
            <w:tcBorders>
              <w:top w:val="nil"/>
              <w:left w:val="nil"/>
              <w:bottom w:val="single" w:sz="4" w:space="0" w:color="auto"/>
              <w:right w:val="single" w:sz="4" w:space="0" w:color="auto"/>
            </w:tcBorders>
            <w:shd w:val="clear" w:color="000000" w:fill="FFFFFF"/>
            <w:noWrap/>
            <w:vAlign w:val="center"/>
            <w:hideMark/>
          </w:tcPr>
          <w:p w14:paraId="50D06E2C" w14:textId="4544C2DB" w:rsidR="004822D5" w:rsidRPr="004822D5" w:rsidRDefault="004822D5" w:rsidP="004822D5">
            <w:pPr>
              <w:spacing w:after="0" w:line="240" w:lineRule="auto"/>
              <w:jc w:val="center"/>
              <w:rPr>
                <w:rFonts w:ascii="Arial" w:eastAsia="Times New Roman" w:hAnsi="Arial" w:cs="Arial"/>
                <w:color w:val="000000"/>
                <w:sz w:val="20"/>
                <w:lang w:eastAsia="pt-BR"/>
              </w:rPr>
            </w:pPr>
            <w:proofErr w:type="gramStart"/>
            <w:r w:rsidRPr="004822D5">
              <w:rPr>
                <w:rFonts w:ascii="Arial" w:eastAsia="Times New Roman" w:hAnsi="Arial" w:cs="Arial"/>
                <w:color w:val="000000"/>
                <w:sz w:val="20"/>
                <w:lang w:eastAsia="pt-BR"/>
              </w:rPr>
              <w:t>5</w:t>
            </w:r>
            <w:proofErr w:type="gramEnd"/>
          </w:p>
        </w:tc>
        <w:tc>
          <w:tcPr>
            <w:tcW w:w="1400" w:type="dxa"/>
            <w:tcBorders>
              <w:top w:val="nil"/>
              <w:left w:val="nil"/>
              <w:bottom w:val="single" w:sz="4" w:space="0" w:color="auto"/>
              <w:right w:val="single" w:sz="4" w:space="0" w:color="auto"/>
            </w:tcBorders>
            <w:shd w:val="clear" w:color="000000" w:fill="FFFFFF"/>
            <w:vAlign w:val="center"/>
            <w:hideMark/>
          </w:tcPr>
          <w:p w14:paraId="671F80FF" w14:textId="79F428D7" w:rsidR="004822D5" w:rsidRPr="004822D5" w:rsidRDefault="004822D5" w:rsidP="004822D5">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5</w:t>
            </w:r>
          </w:p>
        </w:tc>
        <w:tc>
          <w:tcPr>
            <w:tcW w:w="1400" w:type="dxa"/>
            <w:tcBorders>
              <w:top w:val="nil"/>
              <w:left w:val="nil"/>
              <w:bottom w:val="single" w:sz="4" w:space="0" w:color="auto"/>
              <w:right w:val="single" w:sz="4" w:space="0" w:color="auto"/>
            </w:tcBorders>
            <w:shd w:val="clear" w:color="000000" w:fill="FFFFFF"/>
            <w:vAlign w:val="center"/>
            <w:hideMark/>
          </w:tcPr>
          <w:p w14:paraId="3EA4AFDF" w14:textId="77777777" w:rsidR="004822D5" w:rsidRPr="004822D5" w:rsidRDefault="004822D5" w:rsidP="004822D5">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1</w:t>
            </w:r>
          </w:p>
        </w:tc>
        <w:tc>
          <w:tcPr>
            <w:tcW w:w="1400" w:type="dxa"/>
            <w:tcBorders>
              <w:top w:val="nil"/>
              <w:left w:val="nil"/>
              <w:bottom w:val="single" w:sz="4" w:space="0" w:color="auto"/>
              <w:right w:val="single" w:sz="4" w:space="0" w:color="auto"/>
            </w:tcBorders>
            <w:shd w:val="clear" w:color="000000" w:fill="FFFFFF"/>
            <w:vAlign w:val="center"/>
            <w:hideMark/>
          </w:tcPr>
          <w:p w14:paraId="4EFBD3CE" w14:textId="77777777" w:rsidR="004822D5" w:rsidRPr="004822D5" w:rsidRDefault="004822D5" w:rsidP="004822D5">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11</w:t>
            </w:r>
          </w:p>
        </w:tc>
      </w:tr>
      <w:tr w:rsidR="004822D5" w:rsidRPr="004822D5" w14:paraId="0DE6AE72"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52B8A2F1"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3.</w:t>
            </w:r>
          </w:p>
        </w:tc>
        <w:tc>
          <w:tcPr>
            <w:tcW w:w="1400" w:type="dxa"/>
            <w:tcBorders>
              <w:top w:val="nil"/>
              <w:left w:val="nil"/>
              <w:bottom w:val="single" w:sz="4" w:space="0" w:color="auto"/>
              <w:right w:val="single" w:sz="4" w:space="0" w:color="auto"/>
            </w:tcBorders>
            <w:shd w:val="clear" w:color="000000" w:fill="FFFFFF"/>
            <w:noWrap/>
            <w:vAlign w:val="center"/>
            <w:hideMark/>
          </w:tcPr>
          <w:p w14:paraId="104FD7E9"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621ACFBF"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39A0C4E1"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67ADB431"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r>
      <w:tr w:rsidR="004822D5" w:rsidRPr="004822D5" w14:paraId="72F55862"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65BEFB71"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4.</w:t>
            </w:r>
          </w:p>
        </w:tc>
        <w:tc>
          <w:tcPr>
            <w:tcW w:w="1400" w:type="dxa"/>
            <w:tcBorders>
              <w:top w:val="nil"/>
              <w:left w:val="nil"/>
              <w:bottom w:val="single" w:sz="4" w:space="0" w:color="auto"/>
              <w:right w:val="single" w:sz="4" w:space="0" w:color="auto"/>
            </w:tcBorders>
            <w:shd w:val="clear" w:color="000000" w:fill="FFFFFF"/>
            <w:noWrap/>
            <w:vAlign w:val="center"/>
            <w:hideMark/>
          </w:tcPr>
          <w:p w14:paraId="6AC10872"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0A6DFAEC"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383FECBA"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07696FDE"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r>
      <w:tr w:rsidR="004822D5" w:rsidRPr="004822D5" w14:paraId="5A6DF0F3"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494CA568"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5.</w:t>
            </w:r>
          </w:p>
        </w:tc>
        <w:tc>
          <w:tcPr>
            <w:tcW w:w="1400" w:type="dxa"/>
            <w:tcBorders>
              <w:top w:val="nil"/>
              <w:left w:val="nil"/>
              <w:bottom w:val="single" w:sz="4" w:space="0" w:color="auto"/>
              <w:right w:val="single" w:sz="4" w:space="0" w:color="auto"/>
            </w:tcBorders>
            <w:shd w:val="clear" w:color="000000" w:fill="FFFFFF"/>
            <w:noWrap/>
            <w:vAlign w:val="center"/>
            <w:hideMark/>
          </w:tcPr>
          <w:p w14:paraId="1C725FB9"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6ACF06FC"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234BD607"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2F5E9459"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r>
      <w:tr w:rsidR="004822D5" w:rsidRPr="004822D5" w14:paraId="155359E7"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46C17338"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6.</w:t>
            </w:r>
          </w:p>
        </w:tc>
        <w:tc>
          <w:tcPr>
            <w:tcW w:w="1400" w:type="dxa"/>
            <w:tcBorders>
              <w:top w:val="nil"/>
              <w:left w:val="nil"/>
              <w:bottom w:val="single" w:sz="4" w:space="0" w:color="auto"/>
              <w:right w:val="single" w:sz="4" w:space="0" w:color="auto"/>
            </w:tcBorders>
            <w:shd w:val="clear" w:color="000000" w:fill="FFFFFF"/>
            <w:noWrap/>
            <w:vAlign w:val="center"/>
            <w:hideMark/>
          </w:tcPr>
          <w:p w14:paraId="066DF620"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4387E7BE"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4FD22DC1"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4D3214C3"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r>
      <w:tr w:rsidR="004822D5" w:rsidRPr="004822D5" w14:paraId="544625E1" w14:textId="77777777" w:rsidTr="00B146B2">
        <w:trPr>
          <w:trHeight w:val="300"/>
        </w:trPr>
        <w:tc>
          <w:tcPr>
            <w:tcW w:w="4390" w:type="dxa"/>
            <w:tcBorders>
              <w:top w:val="nil"/>
              <w:left w:val="single" w:sz="4" w:space="0" w:color="auto"/>
              <w:bottom w:val="single" w:sz="4" w:space="0" w:color="auto"/>
              <w:right w:val="single" w:sz="4" w:space="0" w:color="auto"/>
            </w:tcBorders>
            <w:shd w:val="clear" w:color="000000" w:fill="FFFFFF"/>
            <w:vAlign w:val="center"/>
            <w:hideMark/>
          </w:tcPr>
          <w:p w14:paraId="39ACBD53"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xml:space="preserve">7. </w:t>
            </w:r>
          </w:p>
        </w:tc>
        <w:tc>
          <w:tcPr>
            <w:tcW w:w="1400" w:type="dxa"/>
            <w:tcBorders>
              <w:top w:val="nil"/>
              <w:left w:val="nil"/>
              <w:bottom w:val="single" w:sz="4" w:space="0" w:color="auto"/>
              <w:right w:val="single" w:sz="4" w:space="0" w:color="auto"/>
            </w:tcBorders>
            <w:shd w:val="clear" w:color="000000" w:fill="FFFFFF"/>
            <w:noWrap/>
            <w:vAlign w:val="center"/>
            <w:hideMark/>
          </w:tcPr>
          <w:p w14:paraId="32E7DACA" w14:textId="77777777" w:rsidR="004822D5" w:rsidRPr="004822D5" w:rsidRDefault="004822D5" w:rsidP="00B146B2">
            <w:pPr>
              <w:spacing w:after="0" w:line="240" w:lineRule="auto"/>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03C155B9"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2B02419F"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c>
          <w:tcPr>
            <w:tcW w:w="1400" w:type="dxa"/>
            <w:tcBorders>
              <w:top w:val="nil"/>
              <w:left w:val="nil"/>
              <w:bottom w:val="single" w:sz="4" w:space="0" w:color="auto"/>
              <w:right w:val="single" w:sz="4" w:space="0" w:color="auto"/>
            </w:tcBorders>
            <w:shd w:val="clear" w:color="000000" w:fill="FFFFFF"/>
            <w:vAlign w:val="center"/>
            <w:hideMark/>
          </w:tcPr>
          <w:p w14:paraId="109C3912" w14:textId="77777777" w:rsidR="004822D5" w:rsidRPr="004822D5" w:rsidRDefault="004822D5" w:rsidP="00B146B2">
            <w:pPr>
              <w:spacing w:after="0" w:line="240" w:lineRule="auto"/>
              <w:ind w:firstLineChars="200" w:firstLine="400"/>
              <w:rPr>
                <w:rFonts w:ascii="Arial" w:eastAsia="Times New Roman" w:hAnsi="Arial" w:cs="Arial"/>
                <w:color w:val="000000"/>
                <w:sz w:val="20"/>
                <w:lang w:eastAsia="pt-BR"/>
              </w:rPr>
            </w:pPr>
            <w:r w:rsidRPr="004822D5">
              <w:rPr>
                <w:rFonts w:ascii="Arial" w:eastAsia="Times New Roman" w:hAnsi="Arial" w:cs="Arial"/>
                <w:color w:val="000000"/>
                <w:sz w:val="20"/>
                <w:lang w:eastAsia="pt-BR"/>
              </w:rPr>
              <w:t> </w:t>
            </w:r>
          </w:p>
        </w:tc>
      </w:tr>
    </w:tbl>
    <w:p w14:paraId="352FF9E0" w14:textId="77777777" w:rsidR="00C65551" w:rsidRDefault="00C65551" w:rsidP="00C65551">
      <w:pPr>
        <w:pStyle w:val="NormalED"/>
        <w:spacing w:line="276" w:lineRule="auto"/>
        <w:rPr>
          <w:rFonts w:eastAsia="Arial" w:cs="Arial"/>
          <w:highlight w:val="green"/>
        </w:rPr>
      </w:pPr>
    </w:p>
    <w:p w14:paraId="3EDBC20C" w14:textId="16217ED8" w:rsidR="008159E3" w:rsidRDefault="008159E3" w:rsidP="008159E3">
      <w:pPr>
        <w:pStyle w:val="NormalED"/>
        <w:spacing w:line="276" w:lineRule="auto"/>
      </w:pPr>
      <w:r>
        <w:lastRenderedPageBreak/>
        <w:t>Perceba a ligação entre os cenários e a necessidade de analisar</w:t>
      </w:r>
      <w:r w:rsidR="004C364B">
        <w:t>,</w:t>
      </w:r>
      <w:r>
        <w:t xml:space="preserve"> de forma constante</w:t>
      </w:r>
      <w:r w:rsidR="004C364B">
        <w:t>,</w:t>
      </w:r>
      <w:r>
        <w:t xml:space="preserve"> os impactos que exercem na empresa. Portanto, aproveite as oportunidades que surgem</w:t>
      </w:r>
      <w:r w:rsidR="00A147E2">
        <w:t>, pois</w:t>
      </w:r>
      <w:r>
        <w:t xml:space="preserve"> você não controla o como e quando elas surgirão (externo) e </w:t>
      </w:r>
      <w:r w:rsidR="004C364B">
        <w:t xml:space="preserve">se </w:t>
      </w:r>
      <w:r>
        <w:t xml:space="preserve">isso pode ter impacto positivo em sua receita, assim como precisa </w:t>
      </w:r>
      <w:r w:rsidR="004C364B">
        <w:t>estar atento</w:t>
      </w:r>
      <w:r>
        <w:t xml:space="preserve"> às ameaças, sempre bus</w:t>
      </w:r>
      <w:r w:rsidR="004C364B">
        <w:t>cando alternativas para minimizá</w:t>
      </w:r>
      <w:r>
        <w:t>-las</w:t>
      </w:r>
      <w:r w:rsidR="00A147E2">
        <w:t xml:space="preserve">. </w:t>
      </w:r>
      <w:r w:rsidR="004C364B">
        <w:t>Mesmo</w:t>
      </w:r>
      <w:r>
        <w:t xml:space="preserve"> </w:t>
      </w:r>
      <w:r w:rsidR="00A147E2">
        <w:t xml:space="preserve">que </w:t>
      </w:r>
      <w:r>
        <w:t>você não cons</w:t>
      </w:r>
      <w:r w:rsidR="004C364B">
        <w:t>iga</w:t>
      </w:r>
      <w:r>
        <w:t xml:space="preserve"> agir diretamente no problema, pode</w:t>
      </w:r>
      <w:r w:rsidR="004C364B">
        <w:t>rá</w:t>
      </w:r>
      <w:r>
        <w:t xml:space="preserve"> se preparar e evitar um impacto negativo em sua lucratividade. </w:t>
      </w:r>
    </w:p>
    <w:p w14:paraId="70FB8B47" w14:textId="77777777" w:rsidR="008159E3" w:rsidRDefault="008159E3" w:rsidP="00940181">
      <w:pPr>
        <w:spacing w:after="0"/>
        <w:rPr>
          <w:rFonts w:ascii="Arial" w:eastAsia="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5208"/>
      </w:tblGrid>
      <w:tr w:rsidR="00A147E2" w14:paraId="12A34368" w14:textId="77777777" w:rsidTr="00216B56">
        <w:tc>
          <w:tcPr>
            <w:tcW w:w="4077" w:type="dxa"/>
            <w:shd w:val="clear" w:color="auto" w:fill="auto"/>
          </w:tcPr>
          <w:p w14:paraId="20F4BC29" w14:textId="4820284F" w:rsidR="00A147E2" w:rsidRPr="00216B56" w:rsidRDefault="00216B56" w:rsidP="00216B56">
            <w:pPr>
              <w:spacing w:after="120"/>
              <w:rPr>
                <w:rFonts w:ascii="Arial" w:eastAsia="Arial" w:hAnsi="Arial" w:cs="Arial"/>
                <w:color w:val="000000"/>
                <w:sz w:val="24"/>
                <w:szCs w:val="24"/>
                <w:highlight w:val="cyan"/>
              </w:rPr>
            </w:pPr>
            <w:r w:rsidRPr="00216B56">
              <w:rPr>
                <w:rFonts w:ascii="Arial" w:hAnsi="Arial" w:cs="Arial"/>
                <w:sz w:val="24"/>
                <w:szCs w:val="24"/>
              </w:rPr>
              <w:t>Dentro dos aspectos internos você tem muitas coisas boas, são suas forças! Potencialize e alie isso às oportunidades. E suas fraquezas devem ser minimizadas o quanto antes. Quanto mais fraquezas, maiores serão seus custos e isso pode influenciar diretamente o resultado. Busque sempre aumentar a receita e manter/reduzir custos</w:t>
            </w:r>
            <w:r w:rsidR="004C364B">
              <w:rPr>
                <w:rFonts w:ascii="Arial" w:hAnsi="Arial" w:cs="Arial"/>
                <w:sz w:val="24"/>
                <w:szCs w:val="24"/>
              </w:rPr>
              <w:t>,</w:t>
            </w:r>
            <w:r w:rsidRPr="00216B56">
              <w:rPr>
                <w:rFonts w:ascii="Arial" w:hAnsi="Arial" w:cs="Arial"/>
                <w:sz w:val="24"/>
                <w:szCs w:val="24"/>
              </w:rPr>
              <w:t xml:space="preserve"> com </w:t>
            </w:r>
            <w:r w:rsidR="004C364B">
              <w:rPr>
                <w:rFonts w:ascii="Arial" w:hAnsi="Arial" w:cs="Arial"/>
                <w:sz w:val="24"/>
                <w:szCs w:val="24"/>
              </w:rPr>
              <w:t xml:space="preserve">o </w:t>
            </w:r>
            <w:r w:rsidRPr="00216B56">
              <w:rPr>
                <w:rFonts w:ascii="Arial" w:hAnsi="Arial" w:cs="Arial"/>
                <w:sz w:val="24"/>
                <w:szCs w:val="24"/>
              </w:rPr>
              <w:t>objetivo de gerar maior resultado, maior lucro.</w:t>
            </w:r>
          </w:p>
        </w:tc>
        <w:tc>
          <w:tcPr>
            <w:tcW w:w="5208" w:type="dxa"/>
            <w:shd w:val="clear" w:color="auto" w:fill="auto"/>
          </w:tcPr>
          <w:p w14:paraId="67FFE773" w14:textId="77777777" w:rsidR="00216B56" w:rsidRPr="0087672B" w:rsidRDefault="00216B56" w:rsidP="00216B56">
            <w:pPr>
              <w:spacing w:after="120" w:line="360" w:lineRule="auto"/>
              <w:rPr>
                <w:rFonts w:ascii="Arial" w:eastAsia="Arial" w:hAnsi="Arial" w:cs="Arial"/>
                <w:color w:val="000000"/>
                <w:sz w:val="24"/>
                <w:szCs w:val="24"/>
              </w:rPr>
            </w:pPr>
            <w:r w:rsidRPr="0087672B">
              <w:rPr>
                <w:rFonts w:ascii="Arial" w:eastAsia="Arial" w:hAnsi="Arial" w:cs="Arial"/>
                <w:color w:val="000000"/>
                <w:sz w:val="24"/>
                <w:szCs w:val="24"/>
                <w:highlight w:val="green"/>
              </w:rPr>
              <w:t>&lt;imagem ao lado do texto&gt;</w:t>
            </w:r>
          </w:p>
          <w:p w14:paraId="6C775B1E" w14:textId="5A011F8B" w:rsidR="00A147E2" w:rsidRDefault="00015EA6" w:rsidP="00B146B2">
            <w:pPr>
              <w:pStyle w:val="NormalED"/>
              <w:spacing w:line="276" w:lineRule="auto"/>
              <w:rPr>
                <w:rFonts w:eastAsia="Arial" w:cs="Arial"/>
                <w:color w:val="000000"/>
                <w:szCs w:val="24"/>
              </w:rPr>
            </w:pPr>
            <w:r>
              <w:rPr>
                <w:rFonts w:eastAsia="Arial" w:cs="Arial"/>
                <w:noProof/>
                <w:color w:val="000000"/>
                <w:szCs w:val="24"/>
                <w:lang w:eastAsia="pt-BR"/>
              </w:rPr>
              <w:drawing>
                <wp:inline distT="0" distB="0" distL="0" distR="0" wp14:anchorId="78240F01" wp14:editId="29667557">
                  <wp:extent cx="2322195" cy="2114258"/>
                  <wp:effectExtent l="0" t="0" r="1905" b="635"/>
                  <wp:docPr id="514385992" name="Imagem 514385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businessman-looking-to-the-future-for-new-business-opportunity-70597884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22195" cy="2114258"/>
                          </a:xfrm>
                          <a:prstGeom prst="rect">
                            <a:avLst/>
                          </a:prstGeom>
                        </pic:spPr>
                      </pic:pic>
                    </a:graphicData>
                  </a:graphic>
                </wp:inline>
              </w:drawing>
            </w:r>
          </w:p>
          <w:p w14:paraId="67E33633" w14:textId="6932B6CF" w:rsidR="00216B56" w:rsidRPr="0087672B" w:rsidRDefault="00015EA6" w:rsidP="00015EA6">
            <w:pPr>
              <w:spacing w:after="120" w:line="360" w:lineRule="auto"/>
              <w:rPr>
                <w:rFonts w:ascii="Arial" w:eastAsia="Arial" w:hAnsi="Arial" w:cs="Arial"/>
                <w:color w:val="000000"/>
                <w:sz w:val="24"/>
                <w:szCs w:val="24"/>
              </w:rPr>
            </w:pPr>
            <w:r>
              <w:rPr>
                <w:rFonts w:ascii="Arial" w:eastAsia="Arial" w:hAnsi="Arial" w:cs="Arial"/>
                <w:color w:val="000000"/>
                <w:sz w:val="24"/>
                <w:szCs w:val="24"/>
                <w:highlight w:val="cyan"/>
              </w:rPr>
              <w:t>Shutterstock</w:t>
            </w:r>
            <w:r w:rsidR="00216B56" w:rsidRPr="00BD34C2">
              <w:rPr>
                <w:rFonts w:ascii="Arial" w:eastAsia="Arial" w:hAnsi="Arial" w:cs="Arial"/>
                <w:color w:val="000000"/>
                <w:sz w:val="24"/>
                <w:szCs w:val="24"/>
                <w:highlight w:val="cyan"/>
              </w:rPr>
              <w:t xml:space="preserve"> ID</w:t>
            </w:r>
            <w:r w:rsidR="00216B56" w:rsidRPr="00015EA6">
              <w:rPr>
                <w:rFonts w:ascii="Arial" w:eastAsia="Arial" w:hAnsi="Arial" w:cs="Arial"/>
                <w:color w:val="000000"/>
                <w:sz w:val="24"/>
                <w:szCs w:val="24"/>
                <w:highlight w:val="cyan"/>
              </w:rPr>
              <w:t xml:space="preserve"> </w:t>
            </w:r>
            <w:r w:rsidRPr="00015EA6">
              <w:rPr>
                <w:rFonts w:ascii="Arial" w:eastAsia="Arial" w:hAnsi="Arial" w:cs="Arial"/>
                <w:color w:val="000000"/>
                <w:sz w:val="24"/>
                <w:szCs w:val="24"/>
                <w:highlight w:val="cyan"/>
              </w:rPr>
              <w:t>705978841</w:t>
            </w:r>
          </w:p>
        </w:tc>
      </w:tr>
    </w:tbl>
    <w:p w14:paraId="7D1B0FBC" w14:textId="77777777" w:rsidR="008159E3" w:rsidRDefault="008159E3" w:rsidP="00940181">
      <w:pPr>
        <w:spacing w:after="0"/>
        <w:rPr>
          <w:rFonts w:ascii="Arial" w:eastAsia="Arial" w:hAnsi="Arial" w:cs="Arial"/>
          <w:sz w:val="24"/>
          <w:szCs w:val="24"/>
        </w:rPr>
      </w:pPr>
    </w:p>
    <w:p w14:paraId="3D9C8F84" w14:textId="23ACB81F" w:rsidR="00F46758" w:rsidRPr="00F9332E" w:rsidRDefault="00F46758" w:rsidP="00F46758">
      <w:pPr>
        <w:spacing w:after="120" w:line="240" w:lineRule="auto"/>
        <w:rPr>
          <w:rFonts w:ascii="Arial" w:hAnsi="Arial" w:cs="Arial"/>
          <w:sz w:val="24"/>
          <w:szCs w:val="24"/>
        </w:rPr>
      </w:pPr>
      <w:r w:rsidRPr="00F9332E">
        <w:rPr>
          <w:rFonts w:ascii="Arial" w:hAnsi="Arial" w:cs="Arial"/>
          <w:sz w:val="24"/>
          <w:szCs w:val="24"/>
        </w:rPr>
        <w:t xml:space="preserve">Você chegou ao final do </w:t>
      </w:r>
      <w:r>
        <w:rPr>
          <w:rFonts w:ascii="Arial" w:hAnsi="Arial" w:cs="Arial"/>
          <w:sz w:val="24"/>
          <w:szCs w:val="24"/>
        </w:rPr>
        <w:t>primeiro</w:t>
      </w:r>
      <w:r w:rsidRPr="00F9332E">
        <w:rPr>
          <w:rFonts w:ascii="Arial" w:hAnsi="Arial" w:cs="Arial"/>
          <w:sz w:val="24"/>
          <w:szCs w:val="24"/>
        </w:rPr>
        <w:t xml:space="preserve"> módulo. Por meio dele</w:t>
      </w:r>
      <w:r w:rsidR="004C364B">
        <w:rPr>
          <w:rFonts w:ascii="Arial" w:hAnsi="Arial" w:cs="Arial"/>
          <w:sz w:val="24"/>
          <w:szCs w:val="24"/>
        </w:rPr>
        <w:t xml:space="preserve">, </w:t>
      </w:r>
      <w:r w:rsidRPr="00F9332E">
        <w:rPr>
          <w:rFonts w:ascii="Arial" w:hAnsi="Arial" w:cs="Arial"/>
          <w:sz w:val="24"/>
          <w:szCs w:val="24"/>
        </w:rPr>
        <w:t xml:space="preserve">pôde </w:t>
      </w:r>
      <w:r>
        <w:rPr>
          <w:rFonts w:ascii="Arial" w:eastAsia="Arial" w:hAnsi="Arial" w:cs="Arial"/>
          <w:bCs/>
          <w:color w:val="000000"/>
          <w:sz w:val="24"/>
          <w:szCs w:val="24"/>
        </w:rPr>
        <w:t>a</w:t>
      </w:r>
      <w:r w:rsidRPr="005009C2">
        <w:rPr>
          <w:rFonts w:ascii="Arial" w:eastAsia="Arial" w:hAnsi="Arial" w:cs="Arial"/>
          <w:bCs/>
          <w:color w:val="000000"/>
          <w:sz w:val="24"/>
          <w:szCs w:val="24"/>
        </w:rPr>
        <w:t>nalisar o cenário externo e interno</w:t>
      </w:r>
      <w:r w:rsidR="004C364B">
        <w:rPr>
          <w:rFonts w:ascii="Arial" w:eastAsia="Arial" w:hAnsi="Arial" w:cs="Arial"/>
          <w:bCs/>
          <w:color w:val="000000"/>
          <w:sz w:val="24"/>
          <w:szCs w:val="24"/>
        </w:rPr>
        <w:t>,</w:t>
      </w:r>
      <w:r w:rsidRPr="005009C2">
        <w:rPr>
          <w:rFonts w:ascii="Arial" w:eastAsia="Arial" w:hAnsi="Arial" w:cs="Arial"/>
          <w:bCs/>
          <w:color w:val="000000"/>
          <w:sz w:val="24"/>
          <w:szCs w:val="24"/>
        </w:rPr>
        <w:t xml:space="preserve"> a partir do resultado a ser buscado.</w:t>
      </w:r>
      <w:r>
        <w:rPr>
          <w:rFonts w:ascii="Arial" w:eastAsia="Arial" w:hAnsi="Arial" w:cs="Arial"/>
          <w:bCs/>
          <w:color w:val="000000"/>
          <w:sz w:val="24"/>
          <w:szCs w:val="24"/>
        </w:rPr>
        <w:t xml:space="preserve"> No próximo módulo</w:t>
      </w:r>
      <w:r w:rsidR="004C364B">
        <w:rPr>
          <w:rFonts w:ascii="Arial" w:eastAsia="Arial" w:hAnsi="Arial" w:cs="Arial"/>
          <w:bCs/>
          <w:color w:val="000000"/>
          <w:sz w:val="24"/>
          <w:szCs w:val="24"/>
        </w:rPr>
        <w:t>,</w:t>
      </w:r>
      <w:r>
        <w:rPr>
          <w:rFonts w:ascii="Arial" w:eastAsia="Arial" w:hAnsi="Arial" w:cs="Arial"/>
          <w:bCs/>
          <w:color w:val="000000"/>
          <w:sz w:val="24"/>
          <w:szCs w:val="24"/>
        </w:rPr>
        <w:t xml:space="preserve"> você aprenderá como a</w:t>
      </w:r>
      <w:r w:rsidRPr="005009C2">
        <w:rPr>
          <w:rFonts w:ascii="Arial" w:eastAsia="Arial" w:hAnsi="Arial" w:cs="Arial"/>
          <w:bCs/>
          <w:color w:val="000000"/>
          <w:sz w:val="24"/>
          <w:szCs w:val="24"/>
        </w:rPr>
        <w:t>companhar e ajudar a executar</w:t>
      </w:r>
      <w:r w:rsidR="004C364B">
        <w:rPr>
          <w:rFonts w:ascii="Arial" w:eastAsia="Arial" w:hAnsi="Arial" w:cs="Arial"/>
          <w:bCs/>
          <w:color w:val="000000"/>
          <w:sz w:val="24"/>
          <w:szCs w:val="24"/>
        </w:rPr>
        <w:t>,</w:t>
      </w:r>
      <w:r w:rsidRPr="005009C2">
        <w:rPr>
          <w:rFonts w:ascii="Arial" w:eastAsia="Arial" w:hAnsi="Arial" w:cs="Arial"/>
          <w:bCs/>
          <w:color w:val="000000"/>
          <w:sz w:val="24"/>
          <w:szCs w:val="24"/>
        </w:rPr>
        <w:t xml:space="preserve"> </w:t>
      </w:r>
      <w:r w:rsidR="004C364B">
        <w:rPr>
          <w:rFonts w:ascii="Arial" w:eastAsia="Arial" w:hAnsi="Arial" w:cs="Arial"/>
          <w:bCs/>
          <w:color w:val="000000"/>
          <w:sz w:val="24"/>
          <w:szCs w:val="24"/>
        </w:rPr>
        <w:t>com a equipe, os planos de ações.</w:t>
      </w:r>
    </w:p>
    <w:p w14:paraId="3A3A9A1D" w14:textId="77777777" w:rsidR="00F46758" w:rsidRPr="00F9332E" w:rsidRDefault="00F46758" w:rsidP="00F46758">
      <w:pPr>
        <w:spacing w:after="120" w:line="240" w:lineRule="auto"/>
        <w:rPr>
          <w:rFonts w:ascii="Arial" w:hAnsi="Arial" w:cs="Arial"/>
          <w:sz w:val="24"/>
          <w:szCs w:val="24"/>
          <w:highlight w:val="cyan"/>
        </w:rPr>
      </w:pPr>
    </w:p>
    <w:p w14:paraId="7537183C" w14:textId="77777777" w:rsidR="00F46758" w:rsidRPr="00F9332E" w:rsidRDefault="00F46758" w:rsidP="00F46758">
      <w:pPr>
        <w:spacing w:after="120" w:line="240" w:lineRule="auto"/>
        <w:rPr>
          <w:rFonts w:ascii="Arial" w:hAnsi="Arial" w:cs="Arial"/>
          <w:sz w:val="24"/>
          <w:szCs w:val="24"/>
          <w:highlight w:val="cyan"/>
        </w:rPr>
      </w:pPr>
      <w:r w:rsidRPr="00F9332E">
        <w:rPr>
          <w:rFonts w:ascii="Arial" w:hAnsi="Arial" w:cs="Arial"/>
          <w:sz w:val="24"/>
          <w:szCs w:val="24"/>
          <w:highlight w:val="cyan"/>
        </w:rPr>
        <w:t>&lt;inserir marcador de progresso “você está aqui”&gt;</w:t>
      </w:r>
    </w:p>
    <w:p w14:paraId="35D96723" w14:textId="131733E4" w:rsidR="00F46758" w:rsidRDefault="00F46758" w:rsidP="00F46758">
      <w:pPr>
        <w:spacing w:after="0"/>
        <w:rPr>
          <w:rFonts w:ascii="Arial" w:eastAsia="Arial" w:hAnsi="Arial" w:cs="Arial"/>
          <w:sz w:val="24"/>
          <w:szCs w:val="24"/>
        </w:rPr>
      </w:pPr>
      <w:r>
        <w:rPr>
          <w:rFonts w:ascii="Arial" w:eastAsia="Arial" w:hAnsi="Arial" w:cs="Arial"/>
          <w:sz w:val="24"/>
          <w:szCs w:val="24"/>
        </w:rPr>
        <w:t xml:space="preserve">Para finalizar esse módulo, clique em </w:t>
      </w:r>
      <w:r w:rsidRPr="002D5C83">
        <w:rPr>
          <w:rFonts w:ascii="Arial" w:eastAsia="Arial" w:hAnsi="Arial" w:cs="Arial"/>
          <w:b/>
          <w:sz w:val="24"/>
          <w:szCs w:val="24"/>
        </w:rPr>
        <w:t>PRÓXIMO</w:t>
      </w:r>
      <w:r>
        <w:rPr>
          <w:rFonts w:ascii="Arial" w:eastAsia="Arial" w:hAnsi="Arial" w:cs="Arial"/>
          <w:sz w:val="24"/>
          <w:szCs w:val="24"/>
        </w:rPr>
        <w:t xml:space="preserve"> e assista a um vídeo sobre planejamento. </w:t>
      </w:r>
      <w:r w:rsidRPr="00CD3DF7">
        <w:rPr>
          <w:rFonts w:ascii="Arial" w:eastAsia="Arial" w:hAnsi="Arial" w:cs="Arial"/>
          <w:sz w:val="24"/>
          <w:szCs w:val="24"/>
        </w:rPr>
        <w:t>Neste vídeo</w:t>
      </w:r>
      <w:r w:rsidR="004C364B">
        <w:rPr>
          <w:rFonts w:ascii="Arial" w:eastAsia="Arial" w:hAnsi="Arial" w:cs="Arial"/>
          <w:sz w:val="24"/>
          <w:szCs w:val="24"/>
        </w:rPr>
        <w:t>,</w:t>
      </w:r>
      <w:r w:rsidRPr="00CD3DF7">
        <w:rPr>
          <w:rFonts w:ascii="Arial" w:eastAsia="Arial" w:hAnsi="Arial" w:cs="Arial"/>
          <w:sz w:val="24"/>
          <w:szCs w:val="24"/>
        </w:rPr>
        <w:t xml:space="preserve"> você verá o que é planejamento estratégico e como aplicar em seu negócio. Conhecerá as</w:t>
      </w:r>
      <w:r w:rsidR="004C364B">
        <w:rPr>
          <w:rFonts w:ascii="Arial" w:eastAsia="Arial" w:hAnsi="Arial" w:cs="Arial"/>
          <w:sz w:val="24"/>
          <w:szCs w:val="24"/>
        </w:rPr>
        <w:t xml:space="preserve"> etapas do planejamento e o quão</w:t>
      </w:r>
      <w:r w:rsidRPr="00CD3DF7">
        <w:rPr>
          <w:rFonts w:ascii="Arial" w:eastAsia="Arial" w:hAnsi="Arial" w:cs="Arial"/>
          <w:sz w:val="24"/>
          <w:szCs w:val="24"/>
        </w:rPr>
        <w:t xml:space="preserve"> importante é o planejamento para as empresas.</w:t>
      </w:r>
    </w:p>
    <w:p w14:paraId="793566AB" w14:textId="77777777" w:rsidR="00CD3DF7" w:rsidRDefault="00CD3DF7" w:rsidP="005009C2">
      <w:pPr>
        <w:spacing w:after="0"/>
        <w:rPr>
          <w:rFonts w:ascii="Arial" w:eastAsia="Arial" w:hAnsi="Arial" w:cs="Arial"/>
          <w:sz w:val="24"/>
          <w:szCs w:val="24"/>
        </w:rPr>
      </w:pPr>
    </w:p>
    <w:p w14:paraId="3DC86369" w14:textId="4E2E0EDC" w:rsidR="00CD3DF7" w:rsidRPr="006D6F55" w:rsidRDefault="00CD3DF7" w:rsidP="005009C2">
      <w:pPr>
        <w:spacing w:after="120"/>
        <w:rPr>
          <w:rFonts w:ascii="Arial" w:hAnsi="Arial" w:cs="Arial"/>
          <w:b/>
          <w:sz w:val="24"/>
          <w:szCs w:val="24"/>
          <w:highlight w:val="green"/>
        </w:rPr>
      </w:pPr>
      <w:r>
        <w:rPr>
          <w:rFonts w:ascii="Arial" w:hAnsi="Arial" w:cs="Arial"/>
          <w:b/>
          <w:sz w:val="24"/>
          <w:szCs w:val="24"/>
          <w:highlight w:val="green"/>
        </w:rPr>
        <w:t>&lt;SCO8</w:t>
      </w:r>
      <w:r w:rsidRPr="006D6F55">
        <w:rPr>
          <w:rFonts w:ascii="Arial" w:hAnsi="Arial" w:cs="Arial"/>
          <w:b/>
          <w:sz w:val="24"/>
          <w:szCs w:val="24"/>
          <w:highlight w:val="green"/>
        </w:rPr>
        <w:t xml:space="preserve">&gt; Vídeo </w:t>
      </w:r>
      <w:r>
        <w:rPr>
          <w:rFonts w:ascii="Arial" w:hAnsi="Arial" w:cs="Arial"/>
          <w:b/>
          <w:sz w:val="24"/>
          <w:szCs w:val="24"/>
          <w:highlight w:val="green"/>
        </w:rPr>
        <w:t>–</w:t>
      </w:r>
      <w:r w:rsidRPr="006D6F55">
        <w:rPr>
          <w:rFonts w:ascii="Arial" w:hAnsi="Arial" w:cs="Arial"/>
          <w:b/>
          <w:sz w:val="24"/>
          <w:szCs w:val="24"/>
          <w:highlight w:val="green"/>
        </w:rPr>
        <w:t xml:space="preserve"> </w:t>
      </w:r>
      <w:r>
        <w:rPr>
          <w:rFonts w:ascii="Arial" w:hAnsi="Arial" w:cs="Arial"/>
          <w:b/>
          <w:sz w:val="24"/>
          <w:szCs w:val="24"/>
          <w:highlight w:val="green"/>
        </w:rPr>
        <w:t>O que é planejamento?</w:t>
      </w:r>
    </w:p>
    <w:p w14:paraId="16C69355" w14:textId="77777777" w:rsidR="00CD3DF7" w:rsidRDefault="00CD3DF7" w:rsidP="00CD3DF7">
      <w:pPr>
        <w:spacing w:after="0"/>
        <w:rPr>
          <w:rFonts w:ascii="Arial" w:eastAsia="Arial" w:hAnsi="Arial" w:cs="Arial"/>
          <w:sz w:val="24"/>
          <w:szCs w:val="24"/>
        </w:rPr>
      </w:pPr>
    </w:p>
    <w:tbl>
      <w:tblPr>
        <w:tblW w:w="9069"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600" w:firstRow="0" w:lastRow="0" w:firstColumn="0" w:lastColumn="0" w:noHBand="1" w:noVBand="1"/>
      </w:tblPr>
      <w:tblGrid>
        <w:gridCol w:w="9069"/>
      </w:tblGrid>
      <w:tr w:rsidR="00CD3DF7" w14:paraId="76F70D02" w14:textId="77777777" w:rsidTr="00B146B2">
        <w:tc>
          <w:tcPr>
            <w:tcW w:w="9069" w:type="dxa"/>
            <w:shd w:val="clear" w:color="auto" w:fill="FFFFFF"/>
            <w:tcMar>
              <w:top w:w="100" w:type="dxa"/>
              <w:left w:w="100" w:type="dxa"/>
              <w:bottom w:w="100" w:type="dxa"/>
              <w:right w:w="100" w:type="dxa"/>
            </w:tcMar>
          </w:tcPr>
          <w:p w14:paraId="48887DB5" w14:textId="77777777" w:rsidR="00CD3DF7" w:rsidRPr="000B2517" w:rsidRDefault="00CD3DF7" w:rsidP="00B146B2">
            <w:pPr>
              <w:spacing w:after="0"/>
              <w:rPr>
                <w:rFonts w:ascii="Arial" w:eastAsia="Arial" w:hAnsi="Arial" w:cs="Arial"/>
                <w:sz w:val="24"/>
                <w:highlight w:val="green"/>
              </w:rPr>
            </w:pPr>
            <w:r w:rsidRPr="00D3240C">
              <w:rPr>
                <w:rFonts w:ascii="Arial" w:eastAsia="Arial" w:hAnsi="Arial" w:cs="Arial"/>
                <w:sz w:val="24"/>
                <w:szCs w:val="24"/>
                <w:highlight w:val="green"/>
              </w:rPr>
              <w:t>&lt;Vídeo&gt;</w:t>
            </w:r>
            <w:r w:rsidRPr="000B2517">
              <w:rPr>
                <w:rFonts w:ascii="Arial" w:eastAsia="Arial" w:hAnsi="Arial" w:cs="Arial"/>
                <w:sz w:val="24"/>
                <w:highlight w:val="green"/>
              </w:rPr>
              <w:t>&lt;alterar a vinheta e adotar a roupagem do programa Empreenda Rápido,</w:t>
            </w:r>
          </w:p>
          <w:p w14:paraId="374B5E53" w14:textId="77777777" w:rsidR="00CD3DF7" w:rsidRPr="000B2517" w:rsidRDefault="00CD3DF7" w:rsidP="00B146B2">
            <w:pPr>
              <w:spacing w:after="0"/>
              <w:rPr>
                <w:rFonts w:ascii="Arial" w:eastAsia="Arial" w:hAnsi="Arial" w:cs="Arial"/>
                <w:sz w:val="28"/>
                <w:szCs w:val="24"/>
              </w:rPr>
            </w:pPr>
            <w:r w:rsidRPr="000B2517">
              <w:rPr>
                <w:rFonts w:ascii="Arial" w:eastAsia="Arial" w:hAnsi="Arial" w:cs="Arial"/>
                <w:sz w:val="24"/>
                <w:highlight w:val="green"/>
              </w:rPr>
              <w:t>com cases que dialogam com os temas tratados nos cursos.</w:t>
            </w:r>
          </w:p>
          <w:p w14:paraId="616E5A43" w14:textId="77777777" w:rsidR="00CD3DF7" w:rsidRPr="00D3240C" w:rsidRDefault="00CD3DF7" w:rsidP="00B146B2">
            <w:pPr>
              <w:spacing w:after="0" w:line="240" w:lineRule="auto"/>
              <w:rPr>
                <w:rFonts w:ascii="Arial" w:eastAsia="Arial" w:hAnsi="Arial" w:cs="Arial"/>
                <w:sz w:val="24"/>
                <w:szCs w:val="24"/>
                <w:highlight w:val="green"/>
              </w:rPr>
            </w:pPr>
          </w:p>
          <w:p w14:paraId="61899A73" w14:textId="443793A6" w:rsidR="00CD3DF7" w:rsidRPr="00CD3DF7" w:rsidRDefault="0037253A" w:rsidP="00B146B2">
            <w:pPr>
              <w:spacing w:after="0" w:line="240" w:lineRule="auto"/>
              <w:rPr>
                <w:rFonts w:ascii="Arial" w:eastAsia="Arial" w:hAnsi="Arial" w:cs="Arial"/>
                <w:sz w:val="24"/>
                <w:szCs w:val="24"/>
                <w:highlight w:val="yellow"/>
              </w:rPr>
            </w:pPr>
            <w:hyperlink r:id="rId55" w:history="1">
              <w:r w:rsidR="00CD3DF7" w:rsidRPr="00CD3DF7">
                <w:rPr>
                  <w:rStyle w:val="Hyperlink"/>
                  <w:rFonts w:ascii="Arial" w:hAnsi="Arial" w:cs="Arial"/>
                  <w:sz w:val="24"/>
                  <w:szCs w:val="24"/>
                </w:rPr>
                <w:t>https://www.youtube.com/watch?v=W_PW3hSnb28&amp;list=PLdP-PjIBedXmmRo_MFoHJ5TUuRSmq13cb&amp;index=122&amp;t=0s</w:t>
              </w:r>
            </w:hyperlink>
          </w:p>
        </w:tc>
      </w:tr>
    </w:tbl>
    <w:p w14:paraId="5AB0548F" w14:textId="77777777" w:rsidR="005009C2" w:rsidRDefault="005009C2" w:rsidP="005009C2">
      <w:pPr>
        <w:spacing w:after="120" w:line="240" w:lineRule="auto"/>
        <w:rPr>
          <w:rFonts w:ascii="Arial" w:hAnsi="Arial" w:cs="Arial"/>
          <w:sz w:val="24"/>
          <w:szCs w:val="24"/>
        </w:rPr>
      </w:pPr>
    </w:p>
    <w:p w14:paraId="05C228E2" w14:textId="77777777" w:rsidR="005009C2" w:rsidRDefault="005009C2" w:rsidP="00CD3DF7">
      <w:pPr>
        <w:rPr>
          <w:rFonts w:ascii="Arial" w:eastAsia="Arial" w:hAnsi="Arial" w:cs="Arial"/>
          <w:b/>
          <w:sz w:val="28"/>
          <w:szCs w:val="28"/>
          <w:highlight w:val="green"/>
        </w:rPr>
      </w:pPr>
    </w:p>
    <w:p w14:paraId="096B2B94" w14:textId="73328C1E" w:rsidR="00CD3DF7" w:rsidRDefault="00CD3DF7" w:rsidP="00CD3DF7">
      <w:pPr>
        <w:rPr>
          <w:rFonts w:ascii="Arial" w:eastAsia="Arial" w:hAnsi="Arial" w:cs="Arial"/>
          <w:b/>
          <w:sz w:val="28"/>
          <w:szCs w:val="28"/>
          <w:highlight w:val="green"/>
        </w:rPr>
      </w:pPr>
      <w:r>
        <w:rPr>
          <w:rFonts w:ascii="Arial" w:eastAsia="Arial" w:hAnsi="Arial" w:cs="Arial"/>
          <w:b/>
          <w:sz w:val="28"/>
          <w:szCs w:val="28"/>
          <w:highlight w:val="green"/>
        </w:rPr>
        <w:t xml:space="preserve">&lt;SCO9&gt; MÓDULO </w:t>
      </w:r>
      <w:proofErr w:type="gramStart"/>
      <w:r>
        <w:rPr>
          <w:rFonts w:ascii="Arial" w:eastAsia="Arial" w:hAnsi="Arial" w:cs="Arial"/>
          <w:b/>
          <w:sz w:val="28"/>
          <w:szCs w:val="28"/>
          <w:highlight w:val="green"/>
        </w:rPr>
        <w:t>2</w:t>
      </w:r>
      <w:proofErr w:type="gramEnd"/>
      <w:r>
        <w:rPr>
          <w:rFonts w:ascii="Arial" w:eastAsia="Arial" w:hAnsi="Arial" w:cs="Arial"/>
          <w:b/>
          <w:sz w:val="28"/>
          <w:szCs w:val="28"/>
          <w:highlight w:val="green"/>
        </w:rPr>
        <w:t xml:space="preserve">: </w:t>
      </w:r>
      <w:r w:rsidRPr="00CD3DF7">
        <w:rPr>
          <w:rFonts w:ascii="Arial" w:eastAsia="Arial" w:hAnsi="Arial" w:cs="Arial"/>
          <w:b/>
          <w:sz w:val="28"/>
          <w:szCs w:val="28"/>
        </w:rPr>
        <w:t>CONSTRUINDO PONTES ENTRE O HOJE E O AMANHÃ</w:t>
      </w:r>
    </w:p>
    <w:p w14:paraId="6F738D93" w14:textId="6F2FE731" w:rsidR="00CD3DF7" w:rsidRDefault="00CD3DF7" w:rsidP="00CD3DF7">
      <w:pPr>
        <w:spacing w:after="0" w:line="240" w:lineRule="auto"/>
        <w:jc w:val="both"/>
        <w:rPr>
          <w:rFonts w:ascii="Arial" w:eastAsia="Arial" w:hAnsi="Arial" w:cs="Arial"/>
          <w:b/>
        </w:rPr>
      </w:pPr>
      <w:r>
        <w:rPr>
          <w:rFonts w:ascii="Arial" w:eastAsia="Arial" w:hAnsi="Arial" w:cs="Arial"/>
          <w:b/>
          <w:highlight w:val="green"/>
        </w:rPr>
        <w:t>&lt;CAPA&gt; &lt;Título&gt;</w:t>
      </w:r>
      <w:r>
        <w:rPr>
          <w:rFonts w:ascii="Arial" w:eastAsia="Arial" w:hAnsi="Arial" w:cs="Arial"/>
          <w:b/>
        </w:rPr>
        <w:t xml:space="preserve"> MÓDULO 2: </w:t>
      </w:r>
      <w:r w:rsidRPr="00CD3DF7">
        <w:rPr>
          <w:rFonts w:ascii="Arial" w:eastAsia="Arial" w:hAnsi="Arial" w:cs="Arial"/>
          <w:b/>
        </w:rPr>
        <w:t>CONSTRUINDO PONTES ENTRE O HOJE E O AMANHÃ</w:t>
      </w:r>
    </w:p>
    <w:p w14:paraId="4314A0D7" w14:textId="77777777" w:rsidR="00CD3DF7" w:rsidRDefault="00CD3DF7" w:rsidP="00531305">
      <w:pPr>
        <w:spacing w:after="120" w:line="240" w:lineRule="auto"/>
        <w:rPr>
          <w:rFonts w:ascii="Arial" w:hAnsi="Arial" w:cs="Arial"/>
          <w:b/>
          <w:sz w:val="24"/>
          <w:szCs w:val="24"/>
          <w:highlight w:val="green"/>
        </w:rPr>
      </w:pPr>
    </w:p>
    <w:p w14:paraId="2DFD645B" w14:textId="551647E0" w:rsidR="00F57398" w:rsidRDefault="00CD3DF7" w:rsidP="00531305">
      <w:pPr>
        <w:spacing w:line="240" w:lineRule="auto"/>
        <w:jc w:val="both"/>
        <w:rPr>
          <w:rFonts w:ascii="Arial" w:hAnsi="Arial" w:cs="Arial"/>
          <w:sz w:val="24"/>
          <w:szCs w:val="24"/>
        </w:rPr>
      </w:pPr>
      <w:r>
        <w:rPr>
          <w:rFonts w:ascii="Arial" w:hAnsi="Arial" w:cs="Arial"/>
          <w:sz w:val="24"/>
          <w:szCs w:val="24"/>
        </w:rPr>
        <w:t>Neste módulo você verá como c</w:t>
      </w:r>
      <w:r w:rsidRPr="00CD3DF7">
        <w:rPr>
          <w:rFonts w:ascii="Arial" w:hAnsi="Arial" w:cs="Arial"/>
          <w:sz w:val="24"/>
          <w:szCs w:val="24"/>
        </w:rPr>
        <w:t xml:space="preserve">onstruir e </w:t>
      </w:r>
      <w:proofErr w:type="spellStart"/>
      <w:r w:rsidRPr="00CD3DF7">
        <w:rPr>
          <w:rFonts w:ascii="Arial" w:hAnsi="Arial" w:cs="Arial"/>
          <w:sz w:val="24"/>
          <w:szCs w:val="24"/>
        </w:rPr>
        <w:t>co-criar</w:t>
      </w:r>
      <w:proofErr w:type="spellEnd"/>
      <w:r w:rsidR="004C364B">
        <w:rPr>
          <w:rFonts w:ascii="Arial" w:hAnsi="Arial" w:cs="Arial"/>
          <w:sz w:val="24"/>
          <w:szCs w:val="24"/>
        </w:rPr>
        <w:t>,</w:t>
      </w:r>
      <w:r w:rsidRPr="00CD3DF7">
        <w:rPr>
          <w:rFonts w:ascii="Arial" w:hAnsi="Arial" w:cs="Arial"/>
          <w:sz w:val="24"/>
          <w:szCs w:val="24"/>
        </w:rPr>
        <w:t xml:space="preserve"> com </w:t>
      </w:r>
      <w:r w:rsidR="004C364B">
        <w:rPr>
          <w:rFonts w:ascii="Arial" w:hAnsi="Arial" w:cs="Arial"/>
          <w:sz w:val="24"/>
          <w:szCs w:val="24"/>
        </w:rPr>
        <w:t xml:space="preserve">sua </w:t>
      </w:r>
      <w:r w:rsidRPr="00CD3DF7">
        <w:rPr>
          <w:rFonts w:ascii="Arial" w:hAnsi="Arial" w:cs="Arial"/>
          <w:sz w:val="24"/>
          <w:szCs w:val="24"/>
        </w:rPr>
        <w:t>equipe</w:t>
      </w:r>
      <w:r w:rsidR="004C364B">
        <w:rPr>
          <w:rFonts w:ascii="Arial" w:hAnsi="Arial" w:cs="Arial"/>
          <w:sz w:val="24"/>
          <w:szCs w:val="24"/>
        </w:rPr>
        <w:t>,</w:t>
      </w:r>
      <w:r w:rsidRPr="00CD3DF7">
        <w:rPr>
          <w:rFonts w:ascii="Arial" w:hAnsi="Arial" w:cs="Arial"/>
          <w:sz w:val="24"/>
          <w:szCs w:val="24"/>
        </w:rPr>
        <w:t xml:space="preserve"> visões, missões, valores, objetivos sobre oportunidades e priorizar ações e organizar equipes e planos de ação para </w:t>
      </w:r>
      <w:proofErr w:type="gramStart"/>
      <w:r w:rsidRPr="00CD3DF7">
        <w:rPr>
          <w:rFonts w:ascii="Arial" w:hAnsi="Arial" w:cs="Arial"/>
          <w:sz w:val="24"/>
          <w:szCs w:val="24"/>
        </w:rPr>
        <w:t>implementar</w:t>
      </w:r>
      <w:proofErr w:type="gramEnd"/>
      <w:r w:rsidRPr="00CD3DF7">
        <w:rPr>
          <w:rFonts w:ascii="Arial" w:hAnsi="Arial" w:cs="Arial"/>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5"/>
      </w:tblGrid>
      <w:tr w:rsidR="00F57398" w14:paraId="6C37C526" w14:textId="77777777" w:rsidTr="00B146B2">
        <w:tc>
          <w:tcPr>
            <w:tcW w:w="9285" w:type="dxa"/>
            <w:shd w:val="clear" w:color="auto" w:fill="auto"/>
          </w:tcPr>
          <w:p w14:paraId="29E19D0D" w14:textId="77777777" w:rsidR="00F57398" w:rsidRPr="0087672B" w:rsidRDefault="00F57398" w:rsidP="00B146B2">
            <w:pPr>
              <w:spacing w:after="120" w:line="360" w:lineRule="auto"/>
              <w:rPr>
                <w:rFonts w:ascii="Arial" w:eastAsia="Arial" w:hAnsi="Arial" w:cs="Arial"/>
                <w:color w:val="000000"/>
                <w:sz w:val="24"/>
                <w:szCs w:val="24"/>
              </w:rPr>
            </w:pPr>
            <w:r w:rsidRPr="0087672B">
              <w:rPr>
                <w:rFonts w:ascii="Arial" w:eastAsia="Arial" w:hAnsi="Arial" w:cs="Arial"/>
                <w:color w:val="000000"/>
                <w:sz w:val="24"/>
                <w:szCs w:val="24"/>
                <w:highlight w:val="green"/>
              </w:rPr>
              <w:t xml:space="preserve">&lt;texto </w:t>
            </w:r>
            <w:r>
              <w:rPr>
                <w:rFonts w:ascii="Arial" w:eastAsia="Arial" w:hAnsi="Arial" w:cs="Arial"/>
                <w:color w:val="000000"/>
                <w:sz w:val="24"/>
                <w:szCs w:val="24"/>
                <w:highlight w:val="green"/>
              </w:rPr>
              <w:t>embaixo e imagem em cima</w:t>
            </w:r>
            <w:r w:rsidRPr="0087672B">
              <w:rPr>
                <w:rFonts w:ascii="Arial" w:eastAsia="Arial" w:hAnsi="Arial" w:cs="Arial"/>
                <w:color w:val="000000"/>
                <w:sz w:val="24"/>
                <w:szCs w:val="24"/>
                <w:highlight w:val="green"/>
              </w:rPr>
              <w:t>&gt;</w:t>
            </w:r>
          </w:p>
          <w:p w14:paraId="4F52CBD2" w14:textId="74DF9BE4" w:rsidR="00F57398" w:rsidRDefault="00F57398" w:rsidP="00B146B2">
            <w:pPr>
              <w:pStyle w:val="SemEspaamento"/>
              <w:spacing w:line="276" w:lineRule="auto"/>
              <w:jc w:val="center"/>
              <w:rPr>
                <w:color w:val="auto"/>
                <w:szCs w:val="24"/>
              </w:rPr>
            </w:pPr>
            <w:r>
              <w:rPr>
                <w:noProof/>
                <w:color w:val="auto"/>
                <w:szCs w:val="24"/>
              </w:rPr>
              <w:drawing>
                <wp:inline distT="0" distB="0" distL="0" distR="0" wp14:anchorId="416C7503" wp14:editId="424B28C1">
                  <wp:extent cx="3124200" cy="1662175"/>
                  <wp:effectExtent l="0" t="0" r="0" b="0"/>
                  <wp:docPr id="514385999" name="Imagem 514385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vector-mission-vision-values-web-page-template-modern-flat-design-concept-eps-1534864916.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22134" cy="1661076"/>
                          </a:xfrm>
                          <a:prstGeom prst="rect">
                            <a:avLst/>
                          </a:prstGeom>
                        </pic:spPr>
                      </pic:pic>
                    </a:graphicData>
                  </a:graphic>
                </wp:inline>
              </w:drawing>
            </w:r>
          </w:p>
          <w:p w14:paraId="3D8FC928" w14:textId="77777777" w:rsidR="00F57398" w:rsidRDefault="00F57398" w:rsidP="00B146B2">
            <w:pPr>
              <w:pStyle w:val="SemEspaamento"/>
              <w:spacing w:line="276" w:lineRule="auto"/>
              <w:jc w:val="both"/>
              <w:rPr>
                <w:szCs w:val="24"/>
              </w:rPr>
            </w:pPr>
            <w:r>
              <w:rPr>
                <w:szCs w:val="24"/>
                <w:highlight w:val="cyan"/>
              </w:rPr>
              <w:t>Shutterstock</w:t>
            </w:r>
            <w:r w:rsidRPr="00BD34C2">
              <w:rPr>
                <w:szCs w:val="24"/>
                <w:highlight w:val="cyan"/>
              </w:rPr>
              <w:t xml:space="preserve"> ID</w:t>
            </w:r>
            <w:r w:rsidRPr="00015EA6">
              <w:rPr>
                <w:szCs w:val="24"/>
                <w:highlight w:val="cyan"/>
              </w:rPr>
              <w:t xml:space="preserve"> </w:t>
            </w:r>
            <w:r w:rsidRPr="0087672B">
              <w:rPr>
                <w:szCs w:val="24"/>
                <w:highlight w:val="cyan"/>
              </w:rPr>
              <w:t>ID</w:t>
            </w:r>
            <w:r w:rsidRPr="002A2C33">
              <w:rPr>
                <w:szCs w:val="24"/>
                <w:highlight w:val="cyan"/>
              </w:rPr>
              <w:t xml:space="preserve"> </w:t>
            </w:r>
            <w:r w:rsidRPr="00991826">
              <w:rPr>
                <w:szCs w:val="24"/>
                <w:highlight w:val="cyan"/>
              </w:rPr>
              <w:t>1534864916</w:t>
            </w:r>
          </w:p>
          <w:p w14:paraId="366217CC" w14:textId="01D6855D" w:rsidR="00F57398" w:rsidRPr="0087672B" w:rsidRDefault="00F57398" w:rsidP="00B146B2">
            <w:pPr>
              <w:pStyle w:val="SemEspaamento"/>
              <w:spacing w:line="276" w:lineRule="auto"/>
              <w:jc w:val="both"/>
              <w:rPr>
                <w:szCs w:val="24"/>
              </w:rPr>
            </w:pPr>
            <w:r w:rsidRPr="00F57398">
              <w:rPr>
                <w:szCs w:val="24"/>
                <w:highlight w:val="cyan"/>
              </w:rPr>
              <w:t>&lt;DM&gt; Traduzir o texto: MISSÃO / VISÃO / VALORES</w:t>
            </w:r>
          </w:p>
        </w:tc>
      </w:tr>
      <w:tr w:rsidR="00F57398" w14:paraId="6BB54F3A" w14:textId="77777777" w:rsidTr="00B146B2">
        <w:tc>
          <w:tcPr>
            <w:tcW w:w="9285" w:type="dxa"/>
            <w:shd w:val="clear" w:color="auto" w:fill="auto"/>
          </w:tcPr>
          <w:p w14:paraId="15D3717C" w14:textId="6C0BC132" w:rsidR="00F57398" w:rsidRPr="0087672B" w:rsidRDefault="00F57398" w:rsidP="00B146B2">
            <w:pPr>
              <w:pStyle w:val="SemEspaamento"/>
              <w:spacing w:line="276" w:lineRule="auto"/>
              <w:rPr>
                <w:szCs w:val="24"/>
              </w:rPr>
            </w:pPr>
            <w:r>
              <w:rPr>
                <w:szCs w:val="24"/>
              </w:rPr>
              <w:t>A</w:t>
            </w:r>
            <w:r w:rsidRPr="00102BDD">
              <w:rPr>
                <w:szCs w:val="24"/>
              </w:rPr>
              <w:t>ntes de seguir com o planejamento</w:t>
            </w:r>
            <w:r w:rsidR="004C364B">
              <w:rPr>
                <w:szCs w:val="24"/>
              </w:rPr>
              <w:t>,</w:t>
            </w:r>
            <w:r w:rsidRPr="00102BDD">
              <w:rPr>
                <w:szCs w:val="24"/>
              </w:rPr>
              <w:t xml:space="preserve"> e partir para organizar as ações</w:t>
            </w:r>
            <w:r w:rsidR="004C364B">
              <w:rPr>
                <w:szCs w:val="24"/>
              </w:rPr>
              <w:t>,</w:t>
            </w:r>
            <w:r w:rsidRPr="00102BDD">
              <w:rPr>
                <w:szCs w:val="24"/>
              </w:rPr>
              <w:t xml:space="preserve"> é fundamental definirmos </w:t>
            </w:r>
            <w:r>
              <w:rPr>
                <w:szCs w:val="24"/>
              </w:rPr>
              <w:t xml:space="preserve">a </w:t>
            </w:r>
            <w:r w:rsidRPr="00102BDD">
              <w:rPr>
                <w:b/>
                <w:szCs w:val="24"/>
              </w:rPr>
              <w:t>missão</w:t>
            </w:r>
            <w:r w:rsidRPr="00102BDD">
              <w:rPr>
                <w:szCs w:val="24"/>
              </w:rPr>
              <w:t xml:space="preserve">, </w:t>
            </w:r>
            <w:r w:rsidRPr="00102BDD">
              <w:rPr>
                <w:b/>
                <w:szCs w:val="24"/>
              </w:rPr>
              <w:t>visão</w:t>
            </w:r>
            <w:r w:rsidRPr="00102BDD">
              <w:rPr>
                <w:szCs w:val="24"/>
              </w:rPr>
              <w:t xml:space="preserve"> e </w:t>
            </w:r>
            <w:r w:rsidRPr="00102BDD">
              <w:rPr>
                <w:b/>
                <w:szCs w:val="24"/>
              </w:rPr>
              <w:t>valores</w:t>
            </w:r>
            <w:r w:rsidR="004C364B">
              <w:rPr>
                <w:b/>
                <w:szCs w:val="24"/>
              </w:rPr>
              <w:t>,</w:t>
            </w:r>
            <w:r w:rsidRPr="00102BDD">
              <w:rPr>
                <w:szCs w:val="24"/>
              </w:rPr>
              <w:t xml:space="preserve"> para que os objetivos traçados sejam coerentes para toda a empresa, facilitando o trabalho em equipe.</w:t>
            </w:r>
          </w:p>
        </w:tc>
      </w:tr>
    </w:tbl>
    <w:p w14:paraId="6CFFBC24" w14:textId="77777777" w:rsidR="00F57398" w:rsidRDefault="00F57398" w:rsidP="00531305">
      <w:pPr>
        <w:spacing w:line="240" w:lineRule="auto"/>
        <w:jc w:val="both"/>
        <w:rPr>
          <w:rFonts w:ascii="Arial" w:hAnsi="Arial" w:cs="Arial"/>
          <w:sz w:val="24"/>
          <w:szCs w:val="24"/>
        </w:rPr>
      </w:pPr>
    </w:p>
    <w:p w14:paraId="7D3B4EEA" w14:textId="794B802A" w:rsidR="00102BDD" w:rsidRDefault="00F57398" w:rsidP="00102BDD">
      <w:pPr>
        <w:spacing w:line="240" w:lineRule="auto"/>
        <w:jc w:val="both"/>
        <w:rPr>
          <w:rFonts w:ascii="Arial" w:hAnsi="Arial" w:cs="Arial"/>
          <w:sz w:val="24"/>
          <w:szCs w:val="24"/>
        </w:rPr>
      </w:pPr>
      <w:r>
        <w:rPr>
          <w:rFonts w:ascii="Arial" w:hAnsi="Arial" w:cs="Arial"/>
          <w:sz w:val="24"/>
          <w:szCs w:val="24"/>
        </w:rPr>
        <w:t>A seguir, v</w:t>
      </w:r>
      <w:r w:rsidR="00102BDD" w:rsidRPr="00102BDD">
        <w:rPr>
          <w:rFonts w:ascii="Arial" w:hAnsi="Arial" w:cs="Arial"/>
          <w:sz w:val="24"/>
          <w:szCs w:val="24"/>
        </w:rPr>
        <w:t>amos definir cada item. Estes conceitos ajudarão a traçar boas estratégias.</w:t>
      </w:r>
    </w:p>
    <w:p w14:paraId="297EFE4B" w14:textId="58C0FB63" w:rsidR="005009C2" w:rsidRDefault="005009C2" w:rsidP="00102BDD">
      <w:pPr>
        <w:spacing w:line="240" w:lineRule="auto"/>
        <w:jc w:val="both"/>
        <w:rPr>
          <w:rFonts w:ascii="Arial" w:hAnsi="Arial" w:cs="Arial"/>
          <w:sz w:val="24"/>
          <w:szCs w:val="24"/>
        </w:rPr>
      </w:pPr>
      <w:r>
        <w:rPr>
          <w:rFonts w:ascii="Arial" w:hAnsi="Arial" w:cs="Arial"/>
          <w:sz w:val="24"/>
          <w:szCs w:val="24"/>
        </w:rPr>
        <w:t xml:space="preserve">Clique em </w:t>
      </w:r>
      <w:r w:rsidRPr="00B71FF5">
        <w:rPr>
          <w:rFonts w:ascii="Arial" w:hAnsi="Arial" w:cs="Arial"/>
          <w:b/>
          <w:color w:val="1F497D" w:themeColor="text2"/>
          <w:sz w:val="24"/>
          <w:szCs w:val="24"/>
        </w:rPr>
        <w:t>PRÓXIMO</w:t>
      </w:r>
      <w:r>
        <w:rPr>
          <w:rFonts w:ascii="Arial" w:hAnsi="Arial" w:cs="Arial"/>
          <w:sz w:val="24"/>
          <w:szCs w:val="24"/>
        </w:rPr>
        <w:t>.</w:t>
      </w:r>
    </w:p>
    <w:p w14:paraId="615B9DE5" w14:textId="77777777" w:rsidR="00B146B2" w:rsidRDefault="00B146B2" w:rsidP="00B146B2">
      <w:pPr>
        <w:spacing w:after="120"/>
        <w:rPr>
          <w:rFonts w:ascii="Arial" w:hAnsi="Arial" w:cs="Arial"/>
          <w:sz w:val="24"/>
          <w:szCs w:val="24"/>
        </w:rPr>
      </w:pPr>
    </w:p>
    <w:p w14:paraId="12C54A10" w14:textId="77777777" w:rsidR="00B146B2" w:rsidRDefault="00B146B2" w:rsidP="00B146B2">
      <w:pPr>
        <w:spacing w:after="120"/>
        <w:rPr>
          <w:rFonts w:ascii="Arial" w:hAnsi="Arial" w:cs="Arial"/>
          <w:sz w:val="24"/>
          <w:szCs w:val="24"/>
        </w:rPr>
      </w:pPr>
    </w:p>
    <w:p w14:paraId="35B7028F" w14:textId="77777777" w:rsidR="00B146B2" w:rsidRDefault="00B146B2" w:rsidP="00B146B2">
      <w:pPr>
        <w:spacing w:after="120"/>
        <w:rPr>
          <w:rFonts w:ascii="Arial" w:hAnsi="Arial" w:cs="Arial"/>
          <w:sz w:val="24"/>
          <w:szCs w:val="24"/>
        </w:rPr>
      </w:pPr>
    </w:p>
    <w:p w14:paraId="48E9EB03" w14:textId="77777777" w:rsidR="00B146B2" w:rsidRDefault="00B146B2" w:rsidP="00B146B2">
      <w:pPr>
        <w:spacing w:after="120"/>
        <w:rPr>
          <w:rFonts w:ascii="Arial" w:hAnsi="Arial" w:cs="Arial"/>
          <w:sz w:val="24"/>
          <w:szCs w:val="24"/>
        </w:rPr>
      </w:pPr>
    </w:p>
    <w:p w14:paraId="50E99B5E" w14:textId="77777777" w:rsidR="00B146B2" w:rsidRDefault="00B146B2" w:rsidP="00B146B2">
      <w:pPr>
        <w:spacing w:after="120"/>
        <w:rPr>
          <w:rFonts w:ascii="Arial" w:hAnsi="Arial" w:cs="Arial"/>
          <w:sz w:val="24"/>
          <w:szCs w:val="24"/>
        </w:rPr>
      </w:pPr>
    </w:p>
    <w:p w14:paraId="2CFA57B7" w14:textId="77777777" w:rsidR="00B146B2" w:rsidRDefault="00B146B2" w:rsidP="00B146B2">
      <w:pPr>
        <w:spacing w:after="120"/>
        <w:rPr>
          <w:rFonts w:ascii="Arial" w:hAnsi="Arial" w:cs="Arial"/>
          <w:sz w:val="24"/>
          <w:szCs w:val="24"/>
        </w:rPr>
      </w:pPr>
    </w:p>
    <w:p w14:paraId="1B03D6E8" w14:textId="77777777" w:rsidR="00B146B2" w:rsidRDefault="00B146B2" w:rsidP="00B146B2">
      <w:pPr>
        <w:spacing w:after="120"/>
        <w:rPr>
          <w:rFonts w:ascii="Arial" w:hAnsi="Arial" w:cs="Arial"/>
          <w:sz w:val="24"/>
          <w:szCs w:val="24"/>
        </w:rPr>
      </w:pPr>
    </w:p>
    <w:p w14:paraId="7D584A6F" w14:textId="77777777" w:rsidR="00B146B2" w:rsidRDefault="00B146B2" w:rsidP="00B146B2">
      <w:pPr>
        <w:spacing w:after="120"/>
        <w:rPr>
          <w:rFonts w:ascii="Arial" w:hAnsi="Arial" w:cs="Arial"/>
          <w:sz w:val="24"/>
          <w:szCs w:val="24"/>
        </w:rPr>
      </w:pPr>
    </w:p>
    <w:p w14:paraId="3F2C8174" w14:textId="77777777" w:rsidR="00B146B2" w:rsidRDefault="00B146B2" w:rsidP="00B146B2">
      <w:pPr>
        <w:spacing w:after="120"/>
        <w:rPr>
          <w:rFonts w:ascii="Arial" w:hAnsi="Arial" w:cs="Arial"/>
          <w:sz w:val="24"/>
          <w:szCs w:val="24"/>
        </w:rPr>
      </w:pPr>
    </w:p>
    <w:p w14:paraId="296F2605" w14:textId="77777777" w:rsidR="00B146B2" w:rsidRDefault="00B146B2" w:rsidP="00B146B2">
      <w:pPr>
        <w:spacing w:after="120"/>
        <w:rPr>
          <w:rFonts w:ascii="Arial" w:hAnsi="Arial" w:cs="Arial"/>
          <w:sz w:val="24"/>
          <w:szCs w:val="24"/>
        </w:rPr>
      </w:pPr>
    </w:p>
    <w:p w14:paraId="7DF5FF99" w14:textId="77777777" w:rsidR="00B146B2" w:rsidRPr="00B146B2" w:rsidRDefault="00B146B2" w:rsidP="00B146B2">
      <w:pPr>
        <w:spacing w:after="120"/>
        <w:rPr>
          <w:rFonts w:ascii="Arial" w:hAnsi="Arial" w:cs="Arial"/>
          <w:b/>
          <w:sz w:val="24"/>
          <w:szCs w:val="24"/>
        </w:rPr>
      </w:pPr>
      <w:r w:rsidRPr="00B146B2">
        <w:rPr>
          <w:rFonts w:ascii="Arial" w:hAnsi="Arial" w:cs="Arial"/>
          <w:b/>
          <w:sz w:val="24"/>
          <w:szCs w:val="24"/>
          <w:highlight w:val="green"/>
        </w:rPr>
        <w:t xml:space="preserve">&lt;SCO10&gt; </w:t>
      </w:r>
      <w:r w:rsidRPr="00B146B2">
        <w:rPr>
          <w:rFonts w:ascii="Arial" w:hAnsi="Arial" w:cs="Arial"/>
          <w:b/>
          <w:sz w:val="24"/>
          <w:szCs w:val="24"/>
        </w:rPr>
        <w:t>Missão</w:t>
      </w:r>
    </w:p>
    <w:p w14:paraId="4D4712D2" w14:textId="4E07D4F2" w:rsidR="00B146B2" w:rsidRDefault="00B146B2" w:rsidP="00B146B2">
      <w:pPr>
        <w:spacing w:after="0" w:line="240" w:lineRule="auto"/>
        <w:jc w:val="both"/>
        <w:rPr>
          <w:rFonts w:ascii="Arial" w:eastAsia="Arial" w:hAnsi="Arial" w:cs="Arial"/>
          <w:b/>
        </w:rPr>
      </w:pPr>
      <w:r w:rsidRPr="00A92002">
        <w:rPr>
          <w:rFonts w:ascii="Arial" w:eastAsia="Arial" w:hAnsi="Arial" w:cs="Arial"/>
          <w:b/>
          <w:highlight w:val="cyan"/>
        </w:rPr>
        <w:t>&lt;Título&gt;</w:t>
      </w:r>
      <w:r>
        <w:rPr>
          <w:rFonts w:ascii="Arial" w:eastAsia="Arial" w:hAnsi="Arial" w:cs="Arial"/>
          <w:b/>
        </w:rPr>
        <w:t xml:space="preserve"> </w:t>
      </w:r>
      <w:r w:rsidRPr="00B146B2">
        <w:rPr>
          <w:rFonts w:ascii="Arial" w:eastAsia="Arial" w:hAnsi="Arial" w:cs="Arial"/>
          <w:color w:val="000000"/>
          <w:sz w:val="24"/>
          <w:szCs w:val="24"/>
        </w:rPr>
        <w:t>Missão</w:t>
      </w:r>
    </w:p>
    <w:p w14:paraId="099C53CA" w14:textId="77777777" w:rsidR="00B146B2" w:rsidRPr="0074250D" w:rsidRDefault="00B146B2" w:rsidP="00B146B2">
      <w:pPr>
        <w:spacing w:after="120"/>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5633"/>
      </w:tblGrid>
      <w:tr w:rsidR="00F57398" w14:paraId="1EB12DC6" w14:textId="77777777" w:rsidTr="00F57398">
        <w:tc>
          <w:tcPr>
            <w:tcW w:w="3652" w:type="dxa"/>
            <w:shd w:val="clear" w:color="auto" w:fill="auto"/>
          </w:tcPr>
          <w:p w14:paraId="49BFC62F" w14:textId="2C842C85" w:rsidR="00F57398" w:rsidRDefault="00F57398" w:rsidP="009428D3">
            <w:pPr>
              <w:spacing w:after="120" w:line="360" w:lineRule="auto"/>
              <w:rPr>
                <w:rFonts w:ascii="Arial" w:eastAsia="Arial" w:hAnsi="Arial" w:cs="Arial"/>
                <w:color w:val="000000"/>
                <w:sz w:val="24"/>
                <w:szCs w:val="24"/>
              </w:rPr>
            </w:pPr>
            <w:r w:rsidRPr="0087672B">
              <w:rPr>
                <w:rFonts w:ascii="Arial" w:eastAsia="Arial" w:hAnsi="Arial" w:cs="Arial"/>
                <w:color w:val="000000"/>
                <w:sz w:val="24"/>
                <w:szCs w:val="24"/>
                <w:highlight w:val="green"/>
              </w:rPr>
              <w:t>&lt;</w:t>
            </w:r>
            <w:r>
              <w:rPr>
                <w:rFonts w:ascii="Arial" w:eastAsia="Arial" w:hAnsi="Arial" w:cs="Arial"/>
                <w:color w:val="000000"/>
                <w:sz w:val="24"/>
                <w:szCs w:val="24"/>
                <w:highlight w:val="green"/>
              </w:rPr>
              <w:t>imagem de um lado e texto do outro</w:t>
            </w:r>
            <w:r w:rsidRPr="0087672B">
              <w:rPr>
                <w:rFonts w:ascii="Arial" w:eastAsia="Arial" w:hAnsi="Arial" w:cs="Arial"/>
                <w:color w:val="000000"/>
                <w:sz w:val="24"/>
                <w:szCs w:val="24"/>
                <w:highlight w:val="green"/>
              </w:rPr>
              <w:t>&gt;</w:t>
            </w:r>
          </w:p>
          <w:p w14:paraId="65935C3E" w14:textId="77777777" w:rsidR="00F57398" w:rsidRDefault="00F57398" w:rsidP="00F57398">
            <w:pPr>
              <w:spacing w:after="120" w:line="360" w:lineRule="auto"/>
              <w:rPr>
                <w:szCs w:val="24"/>
              </w:rPr>
            </w:pPr>
            <w:r>
              <w:rPr>
                <w:rFonts w:ascii="Arial" w:eastAsia="Arial" w:hAnsi="Arial" w:cs="Arial"/>
                <w:noProof/>
                <w:color w:val="000000"/>
                <w:sz w:val="24"/>
                <w:szCs w:val="24"/>
                <w:lang w:eastAsia="pt-BR"/>
              </w:rPr>
              <w:drawing>
                <wp:inline distT="0" distB="0" distL="0" distR="0" wp14:anchorId="28F5DDA6" wp14:editId="3A940EF8">
                  <wp:extent cx="1266825" cy="1241821"/>
                  <wp:effectExtent l="0" t="0" r="0" b="0"/>
                  <wp:docPr id="514386000" name="Imagem 51438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ao.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66607" cy="1241607"/>
                          </a:xfrm>
                          <a:prstGeom prst="rect">
                            <a:avLst/>
                          </a:prstGeom>
                        </pic:spPr>
                      </pic:pic>
                    </a:graphicData>
                  </a:graphic>
                </wp:inline>
              </w:drawing>
            </w:r>
          </w:p>
          <w:p w14:paraId="4ED6429B" w14:textId="50EF8762" w:rsidR="00B473B0" w:rsidRPr="00B473B0" w:rsidRDefault="00B473B0" w:rsidP="00F57398">
            <w:pPr>
              <w:spacing w:after="120" w:line="360" w:lineRule="auto"/>
              <w:rPr>
                <w:rFonts w:ascii="Arial" w:hAnsi="Arial" w:cs="Arial"/>
                <w:sz w:val="24"/>
                <w:szCs w:val="24"/>
              </w:rPr>
            </w:pPr>
            <w:r w:rsidRPr="00B473B0">
              <w:rPr>
                <w:rFonts w:ascii="Arial" w:hAnsi="Arial" w:cs="Arial"/>
                <w:sz w:val="24"/>
                <w:szCs w:val="24"/>
                <w:highlight w:val="cyan"/>
              </w:rPr>
              <w:t xml:space="preserve">Shutterstock ID </w:t>
            </w:r>
            <w:r w:rsidRPr="00B473B0">
              <w:rPr>
                <w:rFonts w:ascii="Arial" w:hAnsi="Arial" w:cs="Arial"/>
                <w:sz w:val="24"/>
                <w:szCs w:val="24"/>
                <w:highlight w:val="cyan"/>
                <w:shd w:val="clear" w:color="auto" w:fill="FFFFFF"/>
              </w:rPr>
              <w:t>1534864916</w:t>
            </w:r>
          </w:p>
        </w:tc>
        <w:tc>
          <w:tcPr>
            <w:tcW w:w="5633" w:type="dxa"/>
            <w:shd w:val="clear" w:color="auto" w:fill="auto"/>
          </w:tcPr>
          <w:p w14:paraId="2B6A7832" w14:textId="268C6426" w:rsidR="00F57398" w:rsidRDefault="00F57398" w:rsidP="009428D3">
            <w:pPr>
              <w:pStyle w:val="SemEspaamento"/>
              <w:spacing w:line="276" w:lineRule="auto"/>
              <w:jc w:val="both"/>
              <w:rPr>
                <w:szCs w:val="24"/>
                <w:highlight w:val="cyan"/>
              </w:rPr>
            </w:pPr>
            <w:r w:rsidRPr="00F57398">
              <w:rPr>
                <w:szCs w:val="24"/>
                <w:highlight w:val="cyan"/>
              </w:rPr>
              <w:t xml:space="preserve">&lt;DM&gt; </w:t>
            </w:r>
            <w:r>
              <w:rPr>
                <w:szCs w:val="24"/>
                <w:highlight w:val="cyan"/>
              </w:rPr>
              <w:t>Fazer um quadrado atrás do texto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5345"/>
            </w:tblGrid>
            <w:tr w:rsidR="00F57398" w14:paraId="1269CEE5" w14:textId="77777777" w:rsidTr="005009C2">
              <w:trPr>
                <w:trHeight w:val="2174"/>
              </w:trPr>
              <w:tc>
                <w:tcPr>
                  <w:tcW w:w="5345" w:type="dxa"/>
                  <w:shd w:val="clear" w:color="auto" w:fill="EEECE1" w:themeFill="background2"/>
                </w:tcPr>
                <w:p w14:paraId="2C3F45E9" w14:textId="7D2EFFF2" w:rsidR="00F57398" w:rsidRDefault="00F57398" w:rsidP="005009C2">
                  <w:pPr>
                    <w:pStyle w:val="NormalED"/>
                    <w:spacing w:line="276" w:lineRule="auto"/>
                    <w:rPr>
                      <w:szCs w:val="24"/>
                    </w:rPr>
                  </w:pPr>
                  <w:r>
                    <w:t xml:space="preserve">“Uma empresa não se define pelo seu nome, estatuto ou produto que faz; ela se define pela sua missão. Somente uma definição clara da missão é </w:t>
                  </w:r>
                  <w:r w:rsidR="004C364B">
                    <w:t xml:space="preserve">a </w:t>
                  </w:r>
                  <w:r>
                    <w:t>razão de existir da organização e torna possíveis, claros e realistas</w:t>
                  </w:r>
                  <w:r w:rsidR="004C364B">
                    <w:t>,</w:t>
                  </w:r>
                  <w:r>
                    <w:t xml:space="preserve"> os objetivos da empresa.” </w:t>
                  </w:r>
                  <w:r w:rsidRPr="00F57398">
                    <w:rPr>
                      <w:sz w:val="20"/>
                    </w:rPr>
                    <w:t>(DRUCKER, 2011</w:t>
                  </w:r>
                  <w:proofErr w:type="gramStart"/>
                  <w:r w:rsidRPr="00F57398">
                    <w:rPr>
                      <w:sz w:val="20"/>
                    </w:rPr>
                    <w:t>)</w:t>
                  </w:r>
                  <w:proofErr w:type="gramEnd"/>
                </w:p>
              </w:tc>
            </w:tr>
          </w:tbl>
          <w:p w14:paraId="5D22E4D2" w14:textId="72EADBBF" w:rsidR="00F57398" w:rsidRPr="0087672B" w:rsidRDefault="00F57398" w:rsidP="009428D3">
            <w:pPr>
              <w:pStyle w:val="SemEspaamento"/>
              <w:spacing w:line="276" w:lineRule="auto"/>
              <w:jc w:val="both"/>
              <w:rPr>
                <w:szCs w:val="24"/>
              </w:rPr>
            </w:pPr>
          </w:p>
        </w:tc>
      </w:tr>
      <w:tr w:rsidR="00C407AE" w14:paraId="7346AD17" w14:textId="77777777" w:rsidTr="00B146B2">
        <w:tc>
          <w:tcPr>
            <w:tcW w:w="9285" w:type="dxa"/>
            <w:gridSpan w:val="2"/>
            <w:shd w:val="clear" w:color="auto" w:fill="auto"/>
          </w:tcPr>
          <w:p w14:paraId="0E6C195E" w14:textId="0AB0E848" w:rsidR="00C407AE" w:rsidRPr="00C407AE" w:rsidRDefault="00C407AE" w:rsidP="00B146B2">
            <w:pPr>
              <w:spacing w:after="120" w:line="360" w:lineRule="auto"/>
              <w:rPr>
                <w:rFonts w:ascii="Arial" w:eastAsia="Arial" w:hAnsi="Arial" w:cs="Arial"/>
                <w:color w:val="000000"/>
                <w:sz w:val="24"/>
                <w:szCs w:val="24"/>
              </w:rPr>
            </w:pPr>
            <w:r w:rsidRPr="00C407AE">
              <w:rPr>
                <w:rFonts w:ascii="Arial" w:hAnsi="Arial" w:cs="Arial"/>
                <w:sz w:val="24"/>
                <w:szCs w:val="24"/>
                <w:highlight w:val="cyan"/>
              </w:rPr>
              <w:t>&lt;DM&gt; Colocar o texto na imagem</w:t>
            </w:r>
          </w:p>
          <w:p w14:paraId="6415F374" w14:textId="3907D088" w:rsidR="00C407AE" w:rsidRDefault="005F19F4" w:rsidP="00B146B2">
            <w:pPr>
              <w:pStyle w:val="SemEspaamento"/>
              <w:spacing w:line="276" w:lineRule="auto"/>
              <w:jc w:val="center"/>
              <w:rPr>
                <w:color w:val="auto"/>
                <w:szCs w:val="24"/>
              </w:rPr>
            </w:pPr>
            <w:r w:rsidRPr="005F19F4">
              <w:rPr>
                <w:noProof/>
                <w:color w:val="auto"/>
                <w:szCs w:val="24"/>
              </w:rPr>
              <mc:AlternateContent>
                <mc:Choice Requires="wps">
                  <w:drawing>
                    <wp:anchor distT="0" distB="0" distL="114300" distR="114300" simplePos="0" relativeHeight="251682816" behindDoc="0" locked="0" layoutInCell="1" allowOverlap="1" wp14:anchorId="33B32AFC" wp14:editId="4E11E1F3">
                      <wp:simplePos x="0" y="0"/>
                      <wp:positionH relativeFrom="column">
                        <wp:posOffset>3235960</wp:posOffset>
                      </wp:positionH>
                      <wp:positionV relativeFrom="paragraph">
                        <wp:posOffset>175260</wp:posOffset>
                      </wp:positionV>
                      <wp:extent cx="2200275" cy="2466975"/>
                      <wp:effectExtent l="0" t="0" r="0" b="0"/>
                      <wp:wrapNone/>
                      <wp:docPr id="51438600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2466975"/>
                              </a:xfrm>
                              <a:prstGeom prst="rect">
                                <a:avLst/>
                              </a:prstGeom>
                              <a:noFill/>
                              <a:ln w="9525">
                                <a:noFill/>
                                <a:miter lim="800000"/>
                                <a:headEnd/>
                                <a:tailEnd/>
                              </a:ln>
                            </wps:spPr>
                            <wps:txbx>
                              <w:txbxContent>
                                <w:p w14:paraId="2A1FDB28" w14:textId="24954C86" w:rsidR="0037253A" w:rsidRPr="005F19F4" w:rsidRDefault="0037253A" w:rsidP="005F19F4">
                                  <w:pPr>
                                    <w:rPr>
                                      <w:rFonts w:ascii="Arial" w:hAnsi="Arial" w:cs="Arial"/>
                                      <w:color w:val="FFFFFF" w:themeColor="background1"/>
                                      <w:sz w:val="24"/>
                                      <w:szCs w:val="24"/>
                                    </w:rPr>
                                  </w:pPr>
                                  <w:r w:rsidRPr="005F19F4">
                                    <w:rPr>
                                      <w:rFonts w:ascii="Arial" w:hAnsi="Arial" w:cs="Arial"/>
                                      <w:color w:val="FFFFFF" w:themeColor="background1"/>
                                      <w:sz w:val="24"/>
                                      <w:szCs w:val="24"/>
                                    </w:rPr>
                                    <w:t>A missão</w:t>
                                  </w:r>
                                  <w:r w:rsidR="004C364B">
                                    <w:rPr>
                                      <w:rFonts w:ascii="Arial" w:hAnsi="Arial" w:cs="Arial"/>
                                      <w:color w:val="FFFFFF" w:themeColor="background1"/>
                                      <w:sz w:val="24"/>
                                      <w:szCs w:val="24"/>
                                    </w:rPr>
                                    <w:t>,</w:t>
                                  </w:r>
                                  <w:r w:rsidRPr="005F19F4">
                                    <w:rPr>
                                      <w:rFonts w:ascii="Arial" w:hAnsi="Arial" w:cs="Arial"/>
                                      <w:color w:val="FFFFFF" w:themeColor="background1"/>
                                      <w:sz w:val="24"/>
                                      <w:szCs w:val="24"/>
                                    </w:rPr>
                                    <w:t xml:space="preserve"> de certa forma</w:t>
                                  </w:r>
                                  <w:r w:rsidR="004C364B">
                                    <w:rPr>
                                      <w:rFonts w:ascii="Arial" w:hAnsi="Arial" w:cs="Arial"/>
                                      <w:color w:val="FFFFFF" w:themeColor="background1"/>
                                      <w:sz w:val="24"/>
                                      <w:szCs w:val="24"/>
                                    </w:rPr>
                                    <w:t>,</w:t>
                                  </w:r>
                                  <w:r w:rsidRPr="005F19F4">
                                    <w:rPr>
                                      <w:rFonts w:ascii="Arial" w:hAnsi="Arial" w:cs="Arial"/>
                                      <w:color w:val="FFFFFF" w:themeColor="background1"/>
                                      <w:sz w:val="24"/>
                                      <w:szCs w:val="24"/>
                                    </w:rPr>
                                    <w:t xml:space="preserve"> passa para os clientes e o mercado como um todo a sua imagem e quais os problemas está solucionando ou necessidades está atendendo.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left:0;text-align:left;margin-left:254.8pt;margin-top:13.8pt;width:173.25pt;height:19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" filled="f" stroked="f">
                      <v:textbox>
                        <w:txbxContent>
                          <w:p w14:paraId="2A1FDB28" w14:textId="24954C86" w:rsidR="0037253A" w:rsidRPr="005F19F4" w:rsidRDefault="0037253A" w:rsidP="005F19F4">
                            <w:pPr>
                              <w:rPr>
                                <w:rFonts w:ascii="Arial" w:hAnsi="Arial" w:cs="Arial"/>
                                <w:color w:val="FFFFFF" w:themeColor="background1"/>
                                <w:sz w:val="24"/>
                                <w:szCs w:val="24"/>
                              </w:rPr>
                            </w:pPr>
                            <w:r w:rsidRPr="005F19F4">
                              <w:rPr>
                                <w:rFonts w:ascii="Arial" w:hAnsi="Arial" w:cs="Arial"/>
                                <w:color w:val="FFFFFF" w:themeColor="background1"/>
                                <w:sz w:val="24"/>
                                <w:szCs w:val="24"/>
                              </w:rPr>
                              <w:t>A missão</w:t>
                            </w:r>
                            <w:r w:rsidR="004C364B">
                              <w:rPr>
                                <w:rFonts w:ascii="Arial" w:hAnsi="Arial" w:cs="Arial"/>
                                <w:color w:val="FFFFFF" w:themeColor="background1"/>
                                <w:sz w:val="24"/>
                                <w:szCs w:val="24"/>
                              </w:rPr>
                              <w:t>,</w:t>
                            </w:r>
                            <w:r w:rsidRPr="005F19F4">
                              <w:rPr>
                                <w:rFonts w:ascii="Arial" w:hAnsi="Arial" w:cs="Arial"/>
                                <w:color w:val="FFFFFF" w:themeColor="background1"/>
                                <w:sz w:val="24"/>
                                <w:szCs w:val="24"/>
                              </w:rPr>
                              <w:t xml:space="preserve"> de certa forma</w:t>
                            </w:r>
                            <w:r w:rsidR="004C364B">
                              <w:rPr>
                                <w:rFonts w:ascii="Arial" w:hAnsi="Arial" w:cs="Arial"/>
                                <w:color w:val="FFFFFF" w:themeColor="background1"/>
                                <w:sz w:val="24"/>
                                <w:szCs w:val="24"/>
                              </w:rPr>
                              <w:t>,</w:t>
                            </w:r>
                            <w:r w:rsidRPr="005F19F4">
                              <w:rPr>
                                <w:rFonts w:ascii="Arial" w:hAnsi="Arial" w:cs="Arial"/>
                                <w:color w:val="FFFFFF" w:themeColor="background1"/>
                                <w:sz w:val="24"/>
                                <w:szCs w:val="24"/>
                              </w:rPr>
                              <w:t xml:space="preserve"> passa para os clientes e o mercado como um todo a sua imagem e quais os problemas está solucionando ou necessidades está atendendo.</w:t>
                            </w:r>
                          </w:p>
                        </w:txbxContent>
                      </v:textbox>
                    </v:shape>
                  </w:pict>
                </mc:Fallback>
              </mc:AlternateContent>
            </w:r>
            <w:r w:rsidRPr="005F19F4">
              <w:rPr>
                <w:noProof/>
                <w:color w:val="auto"/>
                <w:szCs w:val="24"/>
              </w:rPr>
              <mc:AlternateContent>
                <mc:Choice Requires="wps">
                  <w:drawing>
                    <wp:anchor distT="0" distB="0" distL="114300" distR="114300" simplePos="0" relativeHeight="251680768" behindDoc="0" locked="0" layoutInCell="1" allowOverlap="1" wp14:anchorId="65879551" wp14:editId="7BD7D6DB">
                      <wp:simplePos x="0" y="0"/>
                      <wp:positionH relativeFrom="column">
                        <wp:posOffset>407035</wp:posOffset>
                      </wp:positionH>
                      <wp:positionV relativeFrom="paragraph">
                        <wp:posOffset>175895</wp:posOffset>
                      </wp:positionV>
                      <wp:extent cx="2362200" cy="2466975"/>
                      <wp:effectExtent l="0" t="0" r="0" b="0"/>
                      <wp:wrapNone/>
                      <wp:docPr id="5143860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2466975"/>
                              </a:xfrm>
                              <a:prstGeom prst="rect">
                                <a:avLst/>
                              </a:prstGeom>
                              <a:noFill/>
                              <a:ln w="9525">
                                <a:noFill/>
                                <a:miter lim="800000"/>
                                <a:headEnd/>
                                <a:tailEnd/>
                              </a:ln>
                            </wps:spPr>
                            <wps:txbx>
                              <w:txbxContent>
                                <w:p w14:paraId="6E99BB5A" w14:textId="78F9EA89" w:rsidR="0037253A" w:rsidRPr="005F19F4" w:rsidRDefault="0037253A" w:rsidP="005F19F4">
                                  <w:pPr>
                                    <w:rPr>
                                      <w:rFonts w:ascii="Arial" w:hAnsi="Arial" w:cs="Arial"/>
                                      <w:color w:val="FFFFFF" w:themeColor="background1"/>
                                      <w:sz w:val="24"/>
                                      <w:szCs w:val="24"/>
                                    </w:rPr>
                                  </w:pPr>
                                  <w:r w:rsidRPr="005F19F4">
                                    <w:rPr>
                                      <w:rFonts w:ascii="Arial" w:hAnsi="Arial" w:cs="Arial"/>
                                      <w:color w:val="FFFFFF" w:themeColor="background1"/>
                                      <w:sz w:val="24"/>
                                      <w:szCs w:val="24"/>
                                    </w:rPr>
                                    <w:t>Com base nessa definição</w:t>
                                  </w:r>
                                  <w:r w:rsidR="004C364B">
                                    <w:rPr>
                                      <w:rFonts w:ascii="Arial" w:hAnsi="Arial" w:cs="Arial"/>
                                      <w:color w:val="FFFFFF" w:themeColor="background1"/>
                                      <w:sz w:val="24"/>
                                      <w:szCs w:val="24"/>
                                    </w:rPr>
                                    <w:t>,</w:t>
                                  </w:r>
                                  <w:r w:rsidRPr="005F19F4">
                                    <w:rPr>
                                      <w:rFonts w:ascii="Arial" w:hAnsi="Arial" w:cs="Arial"/>
                                      <w:color w:val="FFFFFF" w:themeColor="background1"/>
                                      <w:sz w:val="24"/>
                                      <w:szCs w:val="24"/>
                                    </w:rPr>
                                    <w:t xml:space="preserve"> concluímos que</w:t>
                                  </w:r>
                                  <w:r w:rsidR="004C364B">
                                    <w:rPr>
                                      <w:rFonts w:ascii="Arial" w:hAnsi="Arial" w:cs="Arial"/>
                                      <w:color w:val="FFFFFF" w:themeColor="background1"/>
                                      <w:sz w:val="24"/>
                                      <w:szCs w:val="24"/>
                                    </w:rPr>
                                    <w:t>,</w:t>
                                  </w:r>
                                  <w:r w:rsidRPr="005F19F4">
                                    <w:rPr>
                                      <w:rFonts w:ascii="Arial" w:hAnsi="Arial" w:cs="Arial"/>
                                      <w:color w:val="FFFFFF" w:themeColor="background1"/>
                                      <w:sz w:val="24"/>
                                      <w:szCs w:val="24"/>
                                    </w:rPr>
                                    <w:t xml:space="preserve"> empresários, gestores e equipe de colaboradores</w:t>
                                  </w:r>
                                  <w:r w:rsidR="004C364B">
                                    <w:rPr>
                                      <w:rFonts w:ascii="Arial" w:hAnsi="Arial" w:cs="Arial"/>
                                      <w:color w:val="FFFFFF" w:themeColor="background1"/>
                                      <w:sz w:val="24"/>
                                      <w:szCs w:val="24"/>
                                    </w:rPr>
                                    <w:t>,</w:t>
                                  </w:r>
                                  <w:r w:rsidRPr="005F19F4">
                                    <w:rPr>
                                      <w:rFonts w:ascii="Arial" w:hAnsi="Arial" w:cs="Arial"/>
                                      <w:color w:val="FFFFFF" w:themeColor="background1"/>
                                      <w:sz w:val="24"/>
                                      <w:szCs w:val="24"/>
                                    </w:rPr>
                                    <w:t xml:space="preserve"> caminham para a realização dos objetivos e resu</w:t>
                                  </w:r>
                                  <w:r w:rsidR="00B03DA9">
                                    <w:rPr>
                                      <w:rFonts w:ascii="Arial" w:hAnsi="Arial" w:cs="Arial"/>
                                      <w:color w:val="FFFFFF" w:themeColor="background1"/>
                                      <w:sz w:val="24"/>
                                      <w:szCs w:val="24"/>
                                    </w:rPr>
                                    <w:t>ltados com maior direção e foco</w:t>
                                  </w:r>
                                  <w:r w:rsidRPr="005F19F4">
                                    <w:rPr>
                                      <w:rFonts w:ascii="Arial" w:hAnsi="Arial" w:cs="Arial"/>
                                      <w:color w:val="FFFFFF" w:themeColor="background1"/>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2.05pt;margin-top:13.85pt;width:186pt;height:19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" filled="f" stroked="f">
                      <v:textbox>
                        <w:txbxContent>
                          <w:p w14:paraId="6E99BB5A" w14:textId="78F9EA89" w:rsidR="0037253A" w:rsidRPr="005F19F4" w:rsidRDefault="0037253A" w:rsidP="005F19F4">
                            <w:pPr>
                              <w:rPr>
                                <w:rFonts w:ascii="Arial" w:hAnsi="Arial" w:cs="Arial"/>
                                <w:color w:val="FFFFFF" w:themeColor="background1"/>
                                <w:sz w:val="24"/>
                                <w:szCs w:val="24"/>
                              </w:rPr>
                            </w:pPr>
                            <w:r w:rsidRPr="005F19F4">
                              <w:rPr>
                                <w:rFonts w:ascii="Arial" w:hAnsi="Arial" w:cs="Arial"/>
                                <w:color w:val="FFFFFF" w:themeColor="background1"/>
                                <w:sz w:val="24"/>
                                <w:szCs w:val="24"/>
                              </w:rPr>
                              <w:t>Com base nessa definição</w:t>
                            </w:r>
                            <w:r w:rsidR="004C364B">
                              <w:rPr>
                                <w:rFonts w:ascii="Arial" w:hAnsi="Arial" w:cs="Arial"/>
                                <w:color w:val="FFFFFF" w:themeColor="background1"/>
                                <w:sz w:val="24"/>
                                <w:szCs w:val="24"/>
                              </w:rPr>
                              <w:t>,</w:t>
                            </w:r>
                            <w:r w:rsidRPr="005F19F4">
                              <w:rPr>
                                <w:rFonts w:ascii="Arial" w:hAnsi="Arial" w:cs="Arial"/>
                                <w:color w:val="FFFFFF" w:themeColor="background1"/>
                                <w:sz w:val="24"/>
                                <w:szCs w:val="24"/>
                              </w:rPr>
                              <w:t xml:space="preserve"> concluímos que</w:t>
                            </w:r>
                            <w:r w:rsidR="004C364B">
                              <w:rPr>
                                <w:rFonts w:ascii="Arial" w:hAnsi="Arial" w:cs="Arial"/>
                                <w:color w:val="FFFFFF" w:themeColor="background1"/>
                                <w:sz w:val="24"/>
                                <w:szCs w:val="24"/>
                              </w:rPr>
                              <w:t>,</w:t>
                            </w:r>
                            <w:r w:rsidRPr="005F19F4">
                              <w:rPr>
                                <w:rFonts w:ascii="Arial" w:hAnsi="Arial" w:cs="Arial"/>
                                <w:color w:val="FFFFFF" w:themeColor="background1"/>
                                <w:sz w:val="24"/>
                                <w:szCs w:val="24"/>
                              </w:rPr>
                              <w:t xml:space="preserve"> empresários, gestores e equipe de colaboradores</w:t>
                            </w:r>
                            <w:r w:rsidR="004C364B">
                              <w:rPr>
                                <w:rFonts w:ascii="Arial" w:hAnsi="Arial" w:cs="Arial"/>
                                <w:color w:val="FFFFFF" w:themeColor="background1"/>
                                <w:sz w:val="24"/>
                                <w:szCs w:val="24"/>
                              </w:rPr>
                              <w:t>,</w:t>
                            </w:r>
                            <w:r w:rsidRPr="005F19F4">
                              <w:rPr>
                                <w:rFonts w:ascii="Arial" w:hAnsi="Arial" w:cs="Arial"/>
                                <w:color w:val="FFFFFF" w:themeColor="background1"/>
                                <w:sz w:val="24"/>
                                <w:szCs w:val="24"/>
                              </w:rPr>
                              <w:t xml:space="preserve"> caminham para a realização dos objetivos e resu</w:t>
                            </w:r>
                            <w:r w:rsidR="00B03DA9">
                              <w:rPr>
                                <w:rFonts w:ascii="Arial" w:hAnsi="Arial" w:cs="Arial"/>
                                <w:color w:val="FFFFFF" w:themeColor="background1"/>
                                <w:sz w:val="24"/>
                                <w:szCs w:val="24"/>
                              </w:rPr>
                              <w:t>ltados com maior direção e foco</w:t>
                            </w:r>
                            <w:r w:rsidRPr="005F19F4">
                              <w:rPr>
                                <w:rFonts w:ascii="Arial" w:hAnsi="Arial" w:cs="Arial"/>
                                <w:color w:val="FFFFFF" w:themeColor="background1"/>
                                <w:sz w:val="24"/>
                                <w:szCs w:val="24"/>
                              </w:rPr>
                              <w:t>.</w:t>
                            </w:r>
                          </w:p>
                        </w:txbxContent>
                      </v:textbox>
                    </v:shape>
                  </w:pict>
                </mc:Fallback>
              </mc:AlternateContent>
            </w:r>
            <w:r w:rsidR="00C407AE">
              <w:rPr>
                <w:noProof/>
                <w:color w:val="auto"/>
                <w:szCs w:val="24"/>
              </w:rPr>
              <w:drawing>
                <wp:inline distT="0" distB="0" distL="0" distR="0" wp14:anchorId="64A60D16" wp14:editId="41E1DDA3">
                  <wp:extent cx="5227134" cy="3286125"/>
                  <wp:effectExtent l="0" t="0" r="0" b="0"/>
                  <wp:docPr id="514386002" name="Imagem 514386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spaceship-takes-off-into-the-starry-sky-rocket-starts-into-space-concept-1387394786.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23153" cy="3283622"/>
                          </a:xfrm>
                          <a:prstGeom prst="rect">
                            <a:avLst/>
                          </a:prstGeom>
                        </pic:spPr>
                      </pic:pic>
                    </a:graphicData>
                  </a:graphic>
                </wp:inline>
              </w:drawing>
            </w:r>
          </w:p>
          <w:p w14:paraId="0A33761B" w14:textId="4D2DF4FC" w:rsidR="00C407AE" w:rsidRPr="0087672B" w:rsidRDefault="00C407AE" w:rsidP="00F61406">
            <w:pPr>
              <w:pStyle w:val="SemEspaamento"/>
              <w:spacing w:line="276" w:lineRule="auto"/>
              <w:jc w:val="both"/>
              <w:rPr>
                <w:szCs w:val="24"/>
              </w:rPr>
            </w:pPr>
            <w:r>
              <w:rPr>
                <w:szCs w:val="24"/>
                <w:highlight w:val="cyan"/>
              </w:rPr>
              <w:t>Shutterstock</w:t>
            </w:r>
            <w:r w:rsidRPr="00BD34C2">
              <w:rPr>
                <w:szCs w:val="24"/>
                <w:highlight w:val="cyan"/>
              </w:rPr>
              <w:t xml:space="preserve"> ID</w:t>
            </w:r>
            <w:r w:rsidRPr="00015EA6">
              <w:rPr>
                <w:szCs w:val="24"/>
                <w:highlight w:val="cyan"/>
              </w:rPr>
              <w:t xml:space="preserve"> </w:t>
            </w:r>
            <w:r w:rsidRPr="00C407AE">
              <w:rPr>
                <w:szCs w:val="24"/>
                <w:highlight w:val="cyan"/>
              </w:rPr>
              <w:t>1387394786</w:t>
            </w:r>
          </w:p>
        </w:tc>
      </w:tr>
    </w:tbl>
    <w:p w14:paraId="2538E812" w14:textId="77777777" w:rsidR="00C407AE" w:rsidRDefault="00C407AE" w:rsidP="00C407AE">
      <w:pPr>
        <w:pStyle w:val="NormalED"/>
      </w:pPr>
    </w:p>
    <w:p w14:paraId="1F16083D" w14:textId="1BE62EE6" w:rsidR="005F19F4" w:rsidRDefault="005F19F4" w:rsidP="005009C2">
      <w:pPr>
        <w:pStyle w:val="NormalED"/>
        <w:spacing w:line="276" w:lineRule="auto"/>
      </w:pPr>
      <w:r>
        <w:t xml:space="preserve">Vamos ver agora exemplos da missão de algumas empresas, para ficar mais claro para você. </w:t>
      </w:r>
      <w:r w:rsidR="00F61406">
        <w:t>Mas vamos começar pela missão de uma empresa fictícia.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4395"/>
      </w:tblGrid>
      <w:tr w:rsidR="00F61406" w14:paraId="00B33E62" w14:textId="77777777" w:rsidTr="00B146B2">
        <w:trPr>
          <w:trHeight w:val="357"/>
        </w:trPr>
        <w:tc>
          <w:tcPr>
            <w:tcW w:w="8472" w:type="dxa"/>
            <w:gridSpan w:val="2"/>
            <w:shd w:val="clear" w:color="auto" w:fill="auto"/>
          </w:tcPr>
          <w:p w14:paraId="65296923" w14:textId="77777777" w:rsidR="00F61406" w:rsidRPr="0087672B" w:rsidRDefault="00F61406" w:rsidP="00B146B2">
            <w:pPr>
              <w:spacing w:before="240" w:after="240"/>
              <w:rPr>
                <w:rFonts w:ascii="Arial" w:eastAsia="Arial" w:hAnsi="Arial" w:cs="Arial"/>
                <w:color w:val="000000"/>
                <w:sz w:val="24"/>
                <w:szCs w:val="24"/>
                <w:highlight w:val="green"/>
              </w:rPr>
            </w:pPr>
            <w:r w:rsidRPr="0087672B">
              <w:rPr>
                <w:rFonts w:ascii="Arial" w:eastAsia="Arial" w:hAnsi="Arial" w:cs="Arial"/>
                <w:color w:val="000000"/>
                <w:sz w:val="24"/>
                <w:szCs w:val="24"/>
                <w:highlight w:val="green"/>
              </w:rPr>
              <w:lastRenderedPageBreak/>
              <w:t>&lt;flashcard&gt;</w:t>
            </w:r>
          </w:p>
        </w:tc>
      </w:tr>
      <w:tr w:rsidR="00F61406" w14:paraId="74110908" w14:textId="77777777" w:rsidTr="00F61406">
        <w:trPr>
          <w:trHeight w:val="929"/>
        </w:trPr>
        <w:tc>
          <w:tcPr>
            <w:tcW w:w="4077" w:type="dxa"/>
            <w:shd w:val="clear" w:color="auto" w:fill="auto"/>
          </w:tcPr>
          <w:p w14:paraId="6A15DD24" w14:textId="706BD50D" w:rsidR="00F61406" w:rsidRPr="0087672B" w:rsidRDefault="00F61406" w:rsidP="00F61406">
            <w:pPr>
              <w:spacing w:before="240" w:after="240"/>
              <w:rPr>
                <w:rFonts w:ascii="Arial" w:eastAsia="Arial" w:hAnsi="Arial" w:cs="Arial"/>
                <w:color w:val="000000"/>
                <w:sz w:val="24"/>
                <w:szCs w:val="24"/>
                <w:highlight w:val="cyan"/>
              </w:rPr>
            </w:pPr>
            <w:r w:rsidRPr="0087672B">
              <w:rPr>
                <w:rFonts w:ascii="Arial" w:eastAsia="Arial" w:hAnsi="Arial" w:cs="Arial"/>
                <w:color w:val="000000"/>
                <w:sz w:val="24"/>
                <w:szCs w:val="24"/>
                <w:highlight w:val="green"/>
              </w:rPr>
              <w:t>&lt;frente&gt;</w:t>
            </w:r>
            <w:r>
              <w:rPr>
                <w:rFonts w:ascii="Arial" w:eastAsia="Arial" w:hAnsi="Arial" w:cs="Arial"/>
                <w:color w:val="000000"/>
                <w:sz w:val="24"/>
                <w:szCs w:val="24"/>
              </w:rPr>
              <w:t xml:space="preserve"> </w:t>
            </w:r>
            <w:r w:rsidRPr="00F61406">
              <w:rPr>
                <w:rFonts w:ascii="Arial" w:eastAsia="Arial" w:hAnsi="Arial" w:cs="Arial"/>
                <w:b/>
                <w:color w:val="000000"/>
                <w:sz w:val="24"/>
                <w:szCs w:val="24"/>
              </w:rPr>
              <w:t>Ramo Memorial Pet</w:t>
            </w:r>
            <w:r>
              <w:rPr>
                <w:rFonts w:ascii="Arial" w:eastAsia="Arial" w:hAnsi="Arial" w:cs="Arial"/>
                <w:b/>
                <w:color w:val="000000"/>
                <w:sz w:val="24"/>
                <w:szCs w:val="24"/>
              </w:rPr>
              <w:br/>
            </w:r>
            <w:r w:rsidRPr="00F61406">
              <w:rPr>
                <w:rFonts w:ascii="Arial" w:eastAsia="Arial" w:hAnsi="Arial" w:cs="Arial"/>
                <w:color w:val="000000"/>
                <w:sz w:val="24"/>
                <w:szCs w:val="24"/>
              </w:rPr>
              <w:t>pequena empresa (fictícia)</w:t>
            </w:r>
          </w:p>
        </w:tc>
        <w:tc>
          <w:tcPr>
            <w:tcW w:w="4395" w:type="dxa"/>
            <w:shd w:val="clear" w:color="auto" w:fill="auto"/>
          </w:tcPr>
          <w:p w14:paraId="47E9EC0A" w14:textId="29FEF9A1" w:rsidR="00F61406" w:rsidRPr="0087672B" w:rsidRDefault="00F61406" w:rsidP="00F61406">
            <w:pPr>
              <w:spacing w:before="240" w:after="240"/>
              <w:rPr>
                <w:rFonts w:ascii="Arial" w:eastAsia="Arial" w:hAnsi="Arial" w:cs="Arial"/>
                <w:color w:val="000000"/>
                <w:sz w:val="24"/>
                <w:szCs w:val="24"/>
                <w:highlight w:val="cyan"/>
              </w:rPr>
            </w:pPr>
            <w:r w:rsidRPr="0087672B">
              <w:rPr>
                <w:rFonts w:ascii="Arial" w:eastAsia="Arial" w:hAnsi="Arial" w:cs="Arial"/>
                <w:color w:val="000000"/>
                <w:sz w:val="24"/>
                <w:szCs w:val="24"/>
                <w:highlight w:val="green"/>
              </w:rPr>
              <w:t>&lt;frente&gt;</w:t>
            </w:r>
            <w:r>
              <w:rPr>
                <w:rFonts w:ascii="Arial" w:eastAsia="Arial" w:hAnsi="Arial" w:cs="Arial"/>
                <w:color w:val="000000"/>
                <w:sz w:val="24"/>
                <w:szCs w:val="24"/>
              </w:rPr>
              <w:t xml:space="preserve"> </w:t>
            </w:r>
            <w:r w:rsidRPr="00F61406">
              <w:rPr>
                <w:rFonts w:ascii="Arial" w:eastAsia="Arial" w:hAnsi="Arial" w:cs="Arial"/>
                <w:b/>
                <w:color w:val="000000"/>
                <w:sz w:val="24"/>
                <w:szCs w:val="24"/>
              </w:rPr>
              <w:t>SEBRAE</w:t>
            </w:r>
          </w:p>
        </w:tc>
      </w:tr>
      <w:tr w:rsidR="00F61406" w14:paraId="3BE04F8E" w14:textId="77777777" w:rsidTr="00B146B2">
        <w:tc>
          <w:tcPr>
            <w:tcW w:w="4077" w:type="dxa"/>
            <w:shd w:val="clear" w:color="auto" w:fill="auto"/>
          </w:tcPr>
          <w:p w14:paraId="522383D8" w14:textId="26A777B1" w:rsidR="00F61406" w:rsidRDefault="00F61406" w:rsidP="00F61406">
            <w:pPr>
              <w:spacing w:before="240" w:after="240"/>
            </w:pPr>
            <w:r w:rsidRPr="0087672B">
              <w:rPr>
                <w:rFonts w:ascii="Arial" w:eastAsia="Arial" w:hAnsi="Arial" w:cs="Arial"/>
                <w:color w:val="000000"/>
                <w:sz w:val="24"/>
                <w:szCs w:val="24"/>
                <w:highlight w:val="green"/>
              </w:rPr>
              <w:t>&lt;verso&gt;</w:t>
            </w:r>
            <w:r>
              <w:rPr>
                <w:rFonts w:ascii="Arial" w:eastAsia="Arial" w:hAnsi="Arial" w:cs="Arial"/>
                <w:color w:val="000000"/>
                <w:sz w:val="24"/>
                <w:szCs w:val="24"/>
              </w:rPr>
              <w:br/>
            </w:r>
            <w:r>
              <w:rPr>
                <w:rFonts w:ascii="Arial" w:hAnsi="Arial" w:cs="Arial"/>
                <w:sz w:val="24"/>
                <w:szCs w:val="24"/>
              </w:rPr>
              <w:t xml:space="preserve"> “</w:t>
            </w:r>
            <w:r w:rsidRPr="00F61406">
              <w:rPr>
                <w:rFonts w:ascii="Arial" w:hAnsi="Arial" w:cs="Arial"/>
                <w:sz w:val="24"/>
                <w:szCs w:val="24"/>
              </w:rPr>
              <w:t xml:space="preserve">Ajudar aos pais de Pet a se despedirem de seus anjos de quatro patas com </w:t>
            </w:r>
            <w:r w:rsidR="00B03DA9">
              <w:rPr>
                <w:rFonts w:ascii="Arial" w:hAnsi="Arial" w:cs="Arial"/>
                <w:sz w:val="24"/>
                <w:szCs w:val="24"/>
              </w:rPr>
              <w:t xml:space="preserve">o </w:t>
            </w:r>
            <w:r w:rsidRPr="00F61406">
              <w:rPr>
                <w:rFonts w:ascii="Arial" w:hAnsi="Arial" w:cs="Arial"/>
                <w:sz w:val="24"/>
                <w:szCs w:val="24"/>
              </w:rPr>
              <w:t xml:space="preserve">mesmo carinho, amor e dedicação </w:t>
            </w:r>
            <w:r>
              <w:rPr>
                <w:rFonts w:ascii="Arial" w:hAnsi="Arial" w:cs="Arial"/>
                <w:sz w:val="24"/>
                <w:szCs w:val="24"/>
              </w:rPr>
              <w:t>que eles sempre dedicaram a nós.</w:t>
            </w:r>
            <w:proofErr w:type="gramStart"/>
            <w:r>
              <w:rPr>
                <w:rFonts w:ascii="Arial" w:hAnsi="Arial" w:cs="Arial"/>
                <w:sz w:val="24"/>
                <w:szCs w:val="24"/>
              </w:rPr>
              <w:t>”</w:t>
            </w:r>
            <w:proofErr w:type="gramEnd"/>
          </w:p>
          <w:p w14:paraId="74B71406" w14:textId="3EC39BC0" w:rsidR="00F61406" w:rsidRPr="00B146B2" w:rsidRDefault="00B146B2" w:rsidP="00B146B2">
            <w:pPr>
              <w:spacing w:before="240" w:after="240"/>
              <w:rPr>
                <w:rFonts w:ascii="Arial" w:eastAsia="Arial" w:hAnsi="Arial" w:cs="Arial"/>
                <w:color w:val="000000"/>
                <w:sz w:val="20"/>
                <w:szCs w:val="20"/>
              </w:rPr>
            </w:pPr>
            <w:r w:rsidRPr="00B146B2">
              <w:rPr>
                <w:rFonts w:ascii="Arial" w:hAnsi="Arial" w:cs="Arial"/>
                <w:sz w:val="20"/>
                <w:szCs w:val="20"/>
              </w:rPr>
              <w:t>Fonte: Consultor Ricardo Felipe de Campos Silva</w:t>
            </w:r>
          </w:p>
        </w:tc>
        <w:tc>
          <w:tcPr>
            <w:tcW w:w="4395" w:type="dxa"/>
            <w:shd w:val="clear" w:color="auto" w:fill="auto"/>
          </w:tcPr>
          <w:p w14:paraId="706D5FC3" w14:textId="5D590A63" w:rsidR="00F61406" w:rsidRDefault="00F61406" w:rsidP="00F61406">
            <w:pPr>
              <w:spacing w:before="240" w:after="240"/>
              <w:rPr>
                <w:rFonts w:ascii="Arial" w:eastAsia="Arial" w:hAnsi="Arial" w:cs="Arial"/>
                <w:bCs/>
                <w:sz w:val="24"/>
                <w:szCs w:val="24"/>
              </w:rPr>
            </w:pPr>
            <w:r w:rsidRPr="0087672B">
              <w:rPr>
                <w:rFonts w:ascii="Arial" w:eastAsia="Arial" w:hAnsi="Arial" w:cs="Arial"/>
                <w:color w:val="000000"/>
                <w:sz w:val="24"/>
                <w:szCs w:val="24"/>
                <w:highlight w:val="green"/>
              </w:rPr>
              <w:t>&lt;verso&gt;</w:t>
            </w:r>
            <w:r>
              <w:rPr>
                <w:rFonts w:ascii="Arial" w:eastAsia="Arial" w:hAnsi="Arial" w:cs="Arial"/>
                <w:color w:val="000000"/>
                <w:sz w:val="24"/>
                <w:szCs w:val="24"/>
              </w:rPr>
              <w:br/>
            </w:r>
            <w:r w:rsidRPr="00F61406">
              <w:rPr>
                <w:rFonts w:ascii="Arial" w:eastAsia="Arial" w:hAnsi="Arial" w:cs="Arial"/>
                <w:bCs/>
                <w:sz w:val="24"/>
                <w:szCs w:val="24"/>
              </w:rPr>
              <w:t xml:space="preserve"> “Promover a competitividade e o desenvolvimento sustentável dos pequenos negócios </w:t>
            </w:r>
            <w:r>
              <w:rPr>
                <w:rFonts w:ascii="Arial" w:eastAsia="Arial" w:hAnsi="Arial" w:cs="Arial"/>
                <w:bCs/>
                <w:sz w:val="24"/>
                <w:szCs w:val="24"/>
              </w:rPr>
              <w:t>e estimular o empreendedorismo.”</w:t>
            </w:r>
          </w:p>
          <w:p w14:paraId="393EDE3B" w14:textId="741BA3B1" w:rsidR="00F61406" w:rsidRPr="0087672B" w:rsidRDefault="00F61406" w:rsidP="00F61406">
            <w:pPr>
              <w:spacing w:before="240" w:after="240"/>
              <w:rPr>
                <w:rFonts w:ascii="Arial" w:eastAsia="Arial" w:hAnsi="Arial" w:cs="Arial"/>
                <w:color w:val="000000"/>
                <w:sz w:val="24"/>
                <w:szCs w:val="24"/>
              </w:rPr>
            </w:pPr>
            <w:r w:rsidRPr="00F61406">
              <w:rPr>
                <w:rFonts w:ascii="Arial" w:eastAsia="Arial" w:hAnsi="Arial" w:cs="Arial"/>
                <w:bCs/>
                <w:sz w:val="20"/>
                <w:szCs w:val="24"/>
              </w:rPr>
              <w:t xml:space="preserve">Fonte: </w:t>
            </w:r>
            <w:hyperlink r:id="rId59" w:history="1">
              <w:r w:rsidRPr="00734635">
                <w:rPr>
                  <w:rStyle w:val="Hyperlink"/>
                  <w:sz w:val="18"/>
                </w:rPr>
                <w:t>https://www.sebrae.com.br/sites/PortalSebrae/canais_</w:t>
              </w:r>
              <w:r w:rsidRPr="00734635">
                <w:rPr>
                  <w:rStyle w:val="Hyperlink"/>
                  <w:sz w:val="18"/>
                </w:rPr>
                <w:br/>
                <w:t>adicionais/conheca_estrategia</w:t>
              </w:r>
            </w:hyperlink>
          </w:p>
        </w:tc>
      </w:tr>
      <w:tr w:rsidR="00F61406" w14:paraId="1035EC44" w14:textId="77777777" w:rsidTr="00B146B2">
        <w:tc>
          <w:tcPr>
            <w:tcW w:w="4077" w:type="dxa"/>
            <w:shd w:val="clear" w:color="auto" w:fill="auto"/>
          </w:tcPr>
          <w:p w14:paraId="0D9FA346" w14:textId="3307A142" w:rsidR="00F61406" w:rsidRPr="0087672B" w:rsidRDefault="00F61406" w:rsidP="00F61406">
            <w:pPr>
              <w:spacing w:before="240" w:after="240"/>
              <w:rPr>
                <w:rFonts w:ascii="Arial" w:eastAsia="Arial" w:hAnsi="Arial" w:cs="Arial"/>
                <w:color w:val="000000"/>
                <w:sz w:val="24"/>
                <w:szCs w:val="24"/>
                <w:highlight w:val="green"/>
              </w:rPr>
            </w:pPr>
            <w:r w:rsidRPr="0087672B">
              <w:rPr>
                <w:rFonts w:ascii="Arial" w:eastAsia="Arial" w:hAnsi="Arial" w:cs="Arial"/>
                <w:color w:val="000000"/>
                <w:sz w:val="24"/>
                <w:szCs w:val="24"/>
                <w:highlight w:val="green"/>
              </w:rPr>
              <w:t>&lt;frente&gt;</w:t>
            </w:r>
            <w:r>
              <w:rPr>
                <w:rFonts w:ascii="Arial" w:eastAsia="Arial" w:hAnsi="Arial" w:cs="Arial"/>
                <w:color w:val="000000"/>
                <w:sz w:val="24"/>
                <w:szCs w:val="24"/>
              </w:rPr>
              <w:t xml:space="preserve"> </w:t>
            </w:r>
            <w:r w:rsidRPr="00F61406">
              <w:rPr>
                <w:rFonts w:ascii="Arial" w:eastAsia="Arial" w:hAnsi="Arial" w:cs="Arial"/>
                <w:b/>
                <w:color w:val="000000"/>
                <w:sz w:val="24"/>
                <w:szCs w:val="24"/>
              </w:rPr>
              <w:t>Walmart</w:t>
            </w:r>
          </w:p>
        </w:tc>
        <w:tc>
          <w:tcPr>
            <w:tcW w:w="4395" w:type="dxa"/>
            <w:shd w:val="clear" w:color="auto" w:fill="auto"/>
          </w:tcPr>
          <w:p w14:paraId="404773E5" w14:textId="702E7E89" w:rsidR="00F61406" w:rsidRPr="0087672B" w:rsidRDefault="00F61406" w:rsidP="00F61406">
            <w:pPr>
              <w:spacing w:before="240" w:after="240"/>
              <w:rPr>
                <w:rFonts w:ascii="Arial" w:eastAsia="Arial" w:hAnsi="Arial" w:cs="Arial"/>
                <w:color w:val="000000"/>
                <w:sz w:val="24"/>
                <w:szCs w:val="24"/>
                <w:highlight w:val="green"/>
              </w:rPr>
            </w:pPr>
            <w:r w:rsidRPr="0087672B">
              <w:rPr>
                <w:rFonts w:ascii="Arial" w:eastAsia="Arial" w:hAnsi="Arial" w:cs="Arial"/>
                <w:color w:val="000000"/>
                <w:sz w:val="24"/>
                <w:szCs w:val="24"/>
                <w:highlight w:val="green"/>
              </w:rPr>
              <w:t>&lt;frente&gt;</w:t>
            </w:r>
            <w:r>
              <w:rPr>
                <w:rFonts w:ascii="Arial" w:eastAsia="Arial" w:hAnsi="Arial" w:cs="Arial"/>
                <w:color w:val="000000"/>
                <w:sz w:val="24"/>
                <w:szCs w:val="24"/>
              </w:rPr>
              <w:t xml:space="preserve"> </w:t>
            </w:r>
            <w:r w:rsidRPr="00F61406">
              <w:rPr>
                <w:rFonts w:ascii="Arial" w:eastAsia="Arial" w:hAnsi="Arial" w:cs="Arial"/>
                <w:b/>
                <w:color w:val="000000"/>
                <w:sz w:val="24"/>
                <w:szCs w:val="24"/>
              </w:rPr>
              <w:t>Harley Davidson</w:t>
            </w:r>
          </w:p>
        </w:tc>
      </w:tr>
      <w:tr w:rsidR="00F61406" w14:paraId="12EFBC89" w14:textId="77777777" w:rsidTr="00B146B2">
        <w:tc>
          <w:tcPr>
            <w:tcW w:w="4077" w:type="dxa"/>
            <w:shd w:val="clear" w:color="auto" w:fill="auto"/>
          </w:tcPr>
          <w:p w14:paraId="132DD303" w14:textId="77777777" w:rsidR="00F61406" w:rsidRDefault="00F61406" w:rsidP="00F61406">
            <w:pPr>
              <w:spacing w:before="240" w:after="240"/>
              <w:rPr>
                <w:rFonts w:ascii="Arial" w:hAnsi="Arial" w:cs="Arial"/>
                <w:sz w:val="24"/>
                <w:szCs w:val="24"/>
              </w:rPr>
            </w:pPr>
            <w:r w:rsidRPr="0087672B">
              <w:rPr>
                <w:rFonts w:ascii="Arial" w:eastAsia="Arial" w:hAnsi="Arial" w:cs="Arial"/>
                <w:color w:val="000000"/>
                <w:sz w:val="24"/>
                <w:szCs w:val="24"/>
                <w:highlight w:val="green"/>
              </w:rPr>
              <w:t>&lt;verso&gt;</w:t>
            </w:r>
            <w:r>
              <w:rPr>
                <w:rFonts w:ascii="Arial" w:eastAsia="Arial" w:hAnsi="Arial" w:cs="Arial"/>
                <w:color w:val="000000"/>
                <w:sz w:val="24"/>
                <w:szCs w:val="24"/>
              </w:rPr>
              <w:br/>
            </w:r>
            <w:r>
              <w:rPr>
                <w:rFonts w:ascii="Arial" w:hAnsi="Arial" w:cs="Arial"/>
                <w:sz w:val="24"/>
                <w:szCs w:val="24"/>
              </w:rPr>
              <w:t xml:space="preserve"> “</w:t>
            </w:r>
            <w:r w:rsidRPr="00F61406">
              <w:rPr>
                <w:rFonts w:ascii="Arial" w:hAnsi="Arial" w:cs="Arial"/>
                <w:sz w:val="24"/>
                <w:szCs w:val="24"/>
              </w:rPr>
              <w:t>Nós economizamos o dinheiro das pessoas para que elas possam viver melhor!</w:t>
            </w:r>
            <w:r>
              <w:rPr>
                <w:rFonts w:ascii="Arial" w:hAnsi="Arial" w:cs="Arial"/>
                <w:sz w:val="24"/>
                <w:szCs w:val="24"/>
              </w:rPr>
              <w:t>”</w:t>
            </w:r>
          </w:p>
          <w:p w14:paraId="323B2692" w14:textId="0245D1AB" w:rsidR="00B146B2" w:rsidRPr="00B146B2" w:rsidRDefault="00B146B2" w:rsidP="00F61406">
            <w:pPr>
              <w:spacing w:before="240" w:after="240"/>
              <w:rPr>
                <w:rFonts w:ascii="Arial" w:eastAsia="Arial" w:hAnsi="Arial" w:cs="Arial"/>
                <w:color w:val="000000"/>
                <w:sz w:val="20"/>
                <w:szCs w:val="20"/>
                <w:highlight w:val="green"/>
              </w:rPr>
            </w:pPr>
            <w:r w:rsidRPr="00B146B2">
              <w:rPr>
                <w:rFonts w:ascii="Arial" w:hAnsi="Arial" w:cs="Arial"/>
                <w:sz w:val="20"/>
                <w:szCs w:val="20"/>
              </w:rPr>
              <w:t xml:space="preserve">Fonte: </w:t>
            </w:r>
            <w:hyperlink r:id="rId60" w:anchor=".XwSEAChKjIU" w:history="1">
              <w:r w:rsidRPr="00B146B2">
                <w:rPr>
                  <w:rStyle w:val="Hyperlink"/>
                  <w:rFonts w:ascii="Arial" w:hAnsi="Arial" w:cs="Arial"/>
                  <w:sz w:val="20"/>
                  <w:szCs w:val="20"/>
                </w:rPr>
                <w:t>https://endomarketing.tv/missao-visao-e-valores/#.XwSEAChKjIU</w:t>
              </w:r>
            </w:hyperlink>
          </w:p>
        </w:tc>
        <w:tc>
          <w:tcPr>
            <w:tcW w:w="4395" w:type="dxa"/>
            <w:shd w:val="clear" w:color="auto" w:fill="auto"/>
          </w:tcPr>
          <w:p w14:paraId="76D8F6A8" w14:textId="77777777" w:rsidR="00F61406" w:rsidRDefault="00F61406" w:rsidP="00F61406">
            <w:pPr>
              <w:spacing w:before="240" w:after="240"/>
              <w:rPr>
                <w:rFonts w:ascii="Arial" w:hAnsi="Arial" w:cs="Arial"/>
                <w:sz w:val="24"/>
                <w:szCs w:val="24"/>
              </w:rPr>
            </w:pPr>
            <w:r w:rsidRPr="0087672B">
              <w:rPr>
                <w:rFonts w:ascii="Arial" w:eastAsia="Arial" w:hAnsi="Arial" w:cs="Arial"/>
                <w:color w:val="000000"/>
                <w:sz w:val="24"/>
                <w:szCs w:val="24"/>
                <w:highlight w:val="green"/>
              </w:rPr>
              <w:t>&lt;verso&gt;</w:t>
            </w:r>
            <w:r>
              <w:rPr>
                <w:rFonts w:ascii="Arial" w:eastAsia="Arial" w:hAnsi="Arial" w:cs="Arial"/>
                <w:color w:val="000000"/>
                <w:sz w:val="24"/>
                <w:szCs w:val="24"/>
              </w:rPr>
              <w:br/>
            </w:r>
            <w:r>
              <w:rPr>
                <w:rFonts w:ascii="Arial" w:hAnsi="Arial" w:cs="Arial"/>
                <w:sz w:val="24"/>
                <w:szCs w:val="24"/>
              </w:rPr>
              <w:t xml:space="preserve"> “</w:t>
            </w:r>
            <w:r w:rsidRPr="00F61406">
              <w:rPr>
                <w:rFonts w:ascii="Arial" w:hAnsi="Arial" w:cs="Arial"/>
                <w:sz w:val="24"/>
                <w:szCs w:val="24"/>
              </w:rPr>
              <w:t>Nós realizamos sonhos através da experiência de motociclismo.</w:t>
            </w:r>
            <w:r>
              <w:rPr>
                <w:rFonts w:ascii="Arial" w:hAnsi="Arial" w:cs="Arial"/>
                <w:sz w:val="24"/>
                <w:szCs w:val="24"/>
              </w:rPr>
              <w:t>”</w:t>
            </w:r>
          </w:p>
          <w:p w14:paraId="22438270" w14:textId="2BCA17C4" w:rsidR="00B146B2" w:rsidRPr="0087672B" w:rsidRDefault="00B146B2" w:rsidP="00F61406">
            <w:pPr>
              <w:spacing w:before="240" w:after="240"/>
              <w:rPr>
                <w:rFonts w:ascii="Arial" w:eastAsia="Arial" w:hAnsi="Arial" w:cs="Arial"/>
                <w:color w:val="000000"/>
                <w:sz w:val="24"/>
                <w:szCs w:val="24"/>
                <w:highlight w:val="green"/>
              </w:rPr>
            </w:pPr>
            <w:r w:rsidRPr="00B146B2">
              <w:rPr>
                <w:rFonts w:ascii="Arial" w:hAnsi="Arial" w:cs="Arial"/>
                <w:sz w:val="20"/>
                <w:szCs w:val="20"/>
              </w:rPr>
              <w:t xml:space="preserve">Fonte: </w:t>
            </w:r>
            <w:hyperlink r:id="rId61" w:anchor=".XwSEAChKjIU" w:history="1">
              <w:r w:rsidRPr="00B146B2">
                <w:rPr>
                  <w:rStyle w:val="Hyperlink"/>
                  <w:rFonts w:ascii="Arial" w:hAnsi="Arial" w:cs="Arial"/>
                  <w:sz w:val="20"/>
                  <w:szCs w:val="20"/>
                </w:rPr>
                <w:t>https://endomarketing.tv/missao-visao-e-valores/#.XwSEAChKjIU</w:t>
              </w:r>
            </w:hyperlink>
          </w:p>
        </w:tc>
      </w:tr>
      <w:tr w:rsidR="00F61406" w14:paraId="54E422CC" w14:textId="77777777" w:rsidTr="00B146B2">
        <w:tc>
          <w:tcPr>
            <w:tcW w:w="4077" w:type="dxa"/>
            <w:shd w:val="clear" w:color="auto" w:fill="auto"/>
          </w:tcPr>
          <w:p w14:paraId="73A67464" w14:textId="190E46F2" w:rsidR="00F61406" w:rsidRPr="0087672B" w:rsidRDefault="00F61406" w:rsidP="00F61406">
            <w:pPr>
              <w:spacing w:before="240" w:after="240"/>
              <w:rPr>
                <w:rFonts w:ascii="Arial" w:eastAsia="Arial" w:hAnsi="Arial" w:cs="Arial"/>
                <w:color w:val="000000"/>
                <w:sz w:val="24"/>
                <w:szCs w:val="24"/>
                <w:highlight w:val="green"/>
              </w:rPr>
            </w:pPr>
            <w:r w:rsidRPr="0087672B">
              <w:rPr>
                <w:rFonts w:ascii="Arial" w:eastAsia="Arial" w:hAnsi="Arial" w:cs="Arial"/>
                <w:color w:val="000000"/>
                <w:sz w:val="24"/>
                <w:szCs w:val="24"/>
                <w:highlight w:val="green"/>
              </w:rPr>
              <w:t>&lt;frente&gt;</w:t>
            </w:r>
            <w:r>
              <w:rPr>
                <w:rFonts w:ascii="Arial" w:eastAsia="Arial" w:hAnsi="Arial" w:cs="Arial"/>
                <w:color w:val="000000"/>
                <w:sz w:val="24"/>
                <w:szCs w:val="24"/>
              </w:rPr>
              <w:t xml:space="preserve"> </w:t>
            </w:r>
            <w:r w:rsidRPr="00F61406">
              <w:rPr>
                <w:rFonts w:ascii="Arial" w:eastAsia="Arial" w:hAnsi="Arial" w:cs="Arial"/>
                <w:b/>
                <w:color w:val="000000"/>
                <w:sz w:val="24"/>
                <w:szCs w:val="24"/>
              </w:rPr>
              <w:t>Mary Kay</w:t>
            </w:r>
          </w:p>
        </w:tc>
        <w:tc>
          <w:tcPr>
            <w:tcW w:w="4395" w:type="dxa"/>
            <w:shd w:val="clear" w:color="auto" w:fill="auto"/>
          </w:tcPr>
          <w:p w14:paraId="53CC04E2" w14:textId="21109906" w:rsidR="00F61406" w:rsidRPr="0087672B" w:rsidRDefault="00F61406" w:rsidP="00F61406">
            <w:pPr>
              <w:spacing w:before="240" w:after="240"/>
              <w:rPr>
                <w:rFonts w:ascii="Arial" w:eastAsia="Arial" w:hAnsi="Arial" w:cs="Arial"/>
                <w:color w:val="000000"/>
                <w:sz w:val="24"/>
                <w:szCs w:val="24"/>
                <w:highlight w:val="green"/>
              </w:rPr>
            </w:pPr>
            <w:r w:rsidRPr="0087672B">
              <w:rPr>
                <w:rFonts w:ascii="Arial" w:eastAsia="Arial" w:hAnsi="Arial" w:cs="Arial"/>
                <w:color w:val="000000"/>
                <w:sz w:val="24"/>
                <w:szCs w:val="24"/>
                <w:highlight w:val="green"/>
              </w:rPr>
              <w:t>&lt;frente&gt;</w:t>
            </w:r>
            <w:r>
              <w:rPr>
                <w:rFonts w:ascii="Arial" w:eastAsia="Arial" w:hAnsi="Arial" w:cs="Arial"/>
                <w:color w:val="000000"/>
                <w:sz w:val="24"/>
                <w:szCs w:val="24"/>
              </w:rPr>
              <w:t xml:space="preserve"> </w:t>
            </w:r>
            <w:r w:rsidRPr="00F61406">
              <w:rPr>
                <w:rFonts w:ascii="Arial" w:eastAsia="Arial" w:hAnsi="Arial" w:cs="Arial"/>
                <w:b/>
                <w:color w:val="000000"/>
                <w:sz w:val="24"/>
                <w:szCs w:val="24"/>
              </w:rPr>
              <w:t>Microsoft</w:t>
            </w:r>
          </w:p>
        </w:tc>
      </w:tr>
      <w:tr w:rsidR="00F61406" w14:paraId="3FBBA67C" w14:textId="77777777" w:rsidTr="00B146B2">
        <w:tc>
          <w:tcPr>
            <w:tcW w:w="4077" w:type="dxa"/>
            <w:shd w:val="clear" w:color="auto" w:fill="auto"/>
          </w:tcPr>
          <w:p w14:paraId="02FE7BC5" w14:textId="77777777" w:rsidR="00F61406" w:rsidRDefault="00F61406" w:rsidP="00F61406">
            <w:pPr>
              <w:spacing w:before="240" w:after="240"/>
              <w:rPr>
                <w:rFonts w:ascii="Arial" w:hAnsi="Arial" w:cs="Arial"/>
                <w:sz w:val="24"/>
                <w:szCs w:val="24"/>
              </w:rPr>
            </w:pPr>
            <w:r w:rsidRPr="0087672B">
              <w:rPr>
                <w:rFonts w:ascii="Arial" w:eastAsia="Arial" w:hAnsi="Arial" w:cs="Arial"/>
                <w:color w:val="000000"/>
                <w:sz w:val="24"/>
                <w:szCs w:val="24"/>
                <w:highlight w:val="green"/>
              </w:rPr>
              <w:t>&lt;verso&gt;</w:t>
            </w:r>
            <w:r>
              <w:rPr>
                <w:rFonts w:ascii="Arial" w:eastAsia="Arial" w:hAnsi="Arial" w:cs="Arial"/>
                <w:color w:val="000000"/>
                <w:sz w:val="24"/>
                <w:szCs w:val="24"/>
              </w:rPr>
              <w:br/>
            </w:r>
            <w:r>
              <w:rPr>
                <w:rFonts w:ascii="Arial" w:hAnsi="Arial" w:cs="Arial"/>
                <w:sz w:val="24"/>
                <w:szCs w:val="24"/>
              </w:rPr>
              <w:t>“</w:t>
            </w:r>
            <w:r w:rsidRPr="00F61406">
              <w:rPr>
                <w:rFonts w:ascii="Arial" w:hAnsi="Arial" w:cs="Arial"/>
                <w:sz w:val="24"/>
                <w:szCs w:val="24"/>
              </w:rPr>
              <w:t>Dar oportunidades ilimitadas às mulheres.</w:t>
            </w:r>
            <w:r>
              <w:rPr>
                <w:rFonts w:ascii="Arial" w:hAnsi="Arial" w:cs="Arial"/>
                <w:sz w:val="24"/>
                <w:szCs w:val="24"/>
              </w:rPr>
              <w:t>”</w:t>
            </w:r>
          </w:p>
          <w:p w14:paraId="2AF51625" w14:textId="77DEE591" w:rsidR="00B146B2" w:rsidRPr="0087672B" w:rsidRDefault="00B146B2" w:rsidP="00F61406">
            <w:pPr>
              <w:spacing w:before="240" w:after="240"/>
              <w:rPr>
                <w:rFonts w:ascii="Arial" w:eastAsia="Arial" w:hAnsi="Arial" w:cs="Arial"/>
                <w:color w:val="000000"/>
                <w:sz w:val="24"/>
                <w:szCs w:val="24"/>
                <w:highlight w:val="green"/>
              </w:rPr>
            </w:pPr>
            <w:r w:rsidRPr="00B146B2">
              <w:rPr>
                <w:rFonts w:ascii="Arial" w:hAnsi="Arial" w:cs="Arial"/>
                <w:sz w:val="20"/>
                <w:szCs w:val="20"/>
              </w:rPr>
              <w:t xml:space="preserve">Fonte: </w:t>
            </w:r>
            <w:hyperlink r:id="rId62" w:anchor=".XwSEAChKjIU" w:history="1">
              <w:r w:rsidRPr="00B146B2">
                <w:rPr>
                  <w:rStyle w:val="Hyperlink"/>
                  <w:rFonts w:ascii="Arial" w:hAnsi="Arial" w:cs="Arial"/>
                  <w:sz w:val="20"/>
                  <w:szCs w:val="20"/>
                </w:rPr>
                <w:t>https://endomarketing.tv/missao-visao-e-valores/#.XwSEAChKjIU</w:t>
              </w:r>
            </w:hyperlink>
          </w:p>
        </w:tc>
        <w:tc>
          <w:tcPr>
            <w:tcW w:w="4395" w:type="dxa"/>
            <w:shd w:val="clear" w:color="auto" w:fill="auto"/>
          </w:tcPr>
          <w:p w14:paraId="3D19E3F0" w14:textId="77777777" w:rsidR="00F61406" w:rsidRDefault="00F61406" w:rsidP="00F61406">
            <w:pPr>
              <w:spacing w:before="240" w:after="240"/>
              <w:rPr>
                <w:rFonts w:ascii="Arial" w:hAnsi="Arial" w:cs="Arial"/>
                <w:sz w:val="24"/>
                <w:szCs w:val="24"/>
              </w:rPr>
            </w:pPr>
            <w:r w:rsidRPr="0087672B">
              <w:rPr>
                <w:rFonts w:ascii="Arial" w:eastAsia="Arial" w:hAnsi="Arial" w:cs="Arial"/>
                <w:color w:val="000000"/>
                <w:sz w:val="24"/>
                <w:szCs w:val="24"/>
                <w:highlight w:val="green"/>
              </w:rPr>
              <w:t>&lt;verso&gt;</w:t>
            </w:r>
            <w:r>
              <w:rPr>
                <w:rFonts w:ascii="Arial" w:eastAsia="Arial" w:hAnsi="Arial" w:cs="Arial"/>
                <w:color w:val="000000"/>
                <w:sz w:val="24"/>
                <w:szCs w:val="24"/>
              </w:rPr>
              <w:br/>
            </w:r>
            <w:r>
              <w:rPr>
                <w:rFonts w:ascii="Arial" w:hAnsi="Arial" w:cs="Arial"/>
                <w:sz w:val="24"/>
                <w:szCs w:val="24"/>
              </w:rPr>
              <w:t>“</w:t>
            </w:r>
            <w:r w:rsidRPr="00F61406">
              <w:rPr>
                <w:rFonts w:ascii="Arial" w:hAnsi="Arial" w:cs="Arial"/>
                <w:sz w:val="24"/>
                <w:szCs w:val="24"/>
              </w:rPr>
              <w:t>Ajudar pessoas e empresas por todo mundo a realizar todo o seu potencial!</w:t>
            </w:r>
            <w:r>
              <w:rPr>
                <w:rFonts w:ascii="Arial" w:hAnsi="Arial" w:cs="Arial"/>
                <w:sz w:val="24"/>
                <w:szCs w:val="24"/>
              </w:rPr>
              <w:t>”</w:t>
            </w:r>
          </w:p>
          <w:p w14:paraId="175F57E5" w14:textId="254A4D20" w:rsidR="00B146B2" w:rsidRPr="00F61406" w:rsidRDefault="00B146B2" w:rsidP="00F61406">
            <w:pPr>
              <w:spacing w:before="240" w:after="240"/>
              <w:rPr>
                <w:rFonts w:ascii="Arial" w:hAnsi="Arial" w:cs="Arial"/>
                <w:sz w:val="24"/>
                <w:szCs w:val="24"/>
              </w:rPr>
            </w:pPr>
            <w:r w:rsidRPr="00B146B2">
              <w:rPr>
                <w:rFonts w:ascii="Arial" w:hAnsi="Arial" w:cs="Arial"/>
                <w:sz w:val="20"/>
                <w:szCs w:val="20"/>
              </w:rPr>
              <w:t xml:space="preserve">Fonte: </w:t>
            </w:r>
            <w:hyperlink r:id="rId63" w:anchor=".XwSEAChKjIU" w:history="1">
              <w:r w:rsidRPr="00B146B2">
                <w:rPr>
                  <w:rStyle w:val="Hyperlink"/>
                  <w:rFonts w:ascii="Arial" w:hAnsi="Arial" w:cs="Arial"/>
                  <w:sz w:val="20"/>
                  <w:szCs w:val="20"/>
                </w:rPr>
                <w:t>https://endomarketing.tv/missao-visao-e-valores/#.XwSEAChKjIU</w:t>
              </w:r>
            </w:hyperlink>
          </w:p>
        </w:tc>
      </w:tr>
    </w:tbl>
    <w:p w14:paraId="267EAFC2" w14:textId="77777777" w:rsidR="00F61406" w:rsidRDefault="00F61406" w:rsidP="00C407AE">
      <w:pPr>
        <w:pStyle w:val="NormalED"/>
      </w:pPr>
    </w:p>
    <w:p w14:paraId="51A6C41D" w14:textId="63AD139C" w:rsidR="00B146B2" w:rsidRDefault="00B146B2" w:rsidP="00B146B2">
      <w:pPr>
        <w:pStyle w:val="NormalED"/>
        <w:spacing w:line="276" w:lineRule="auto"/>
      </w:pPr>
      <w:r>
        <w:t>Vamos praticar agora?</w:t>
      </w:r>
    </w:p>
    <w:tbl>
      <w:tblPr>
        <w:tblStyle w:val="Tabelacomgrade"/>
        <w:tblW w:w="0" w:type="auto"/>
        <w:tblLook w:val="04A0" w:firstRow="1" w:lastRow="0" w:firstColumn="1" w:lastColumn="0" w:noHBand="0" w:noVBand="1"/>
      </w:tblPr>
      <w:tblGrid>
        <w:gridCol w:w="9209"/>
      </w:tblGrid>
      <w:tr w:rsidR="00246505" w14:paraId="09006185" w14:textId="77777777" w:rsidTr="00D61B72">
        <w:tc>
          <w:tcPr>
            <w:tcW w:w="9209" w:type="dxa"/>
          </w:tcPr>
          <w:p w14:paraId="69B612E9" w14:textId="77777777" w:rsidR="00246505" w:rsidRPr="004822D5" w:rsidRDefault="00246505" w:rsidP="00D61B72">
            <w:pPr>
              <w:spacing w:before="240" w:after="240"/>
              <w:rPr>
                <w:rFonts w:ascii="Arial" w:eastAsia="Arial" w:hAnsi="Arial" w:cs="Arial"/>
                <w:bCs/>
                <w:sz w:val="24"/>
                <w:szCs w:val="24"/>
              </w:rPr>
            </w:pPr>
            <w:r w:rsidRPr="00DF148D">
              <w:rPr>
                <w:rFonts w:ascii="Arial" w:eastAsia="Arial" w:hAnsi="Arial" w:cs="Arial"/>
                <w:color w:val="000000"/>
                <w:sz w:val="24"/>
                <w:szCs w:val="24"/>
                <w:highlight w:val="green"/>
              </w:rPr>
              <w:t xml:space="preserve">&lt;Recurso Educacional </w:t>
            </w:r>
            <w:r w:rsidRPr="00DF148D">
              <w:rPr>
                <w:rFonts w:ascii="Arial" w:eastAsia="Arial" w:hAnsi="Arial" w:cs="Arial"/>
                <w:b/>
                <w:color w:val="000000"/>
                <w:sz w:val="24"/>
                <w:szCs w:val="24"/>
                <w:highlight w:val="green"/>
              </w:rPr>
              <w:t>“Mão na massa”</w:t>
            </w:r>
            <w:r w:rsidRPr="00DF148D">
              <w:rPr>
                <w:rFonts w:ascii="Arial" w:eastAsia="Arial" w:hAnsi="Arial" w:cs="Arial"/>
                <w:color w:val="000000"/>
                <w:sz w:val="24"/>
                <w:szCs w:val="24"/>
                <w:highlight w:val="green"/>
              </w:rPr>
              <w:t>&gt;</w:t>
            </w:r>
          </w:p>
        </w:tc>
      </w:tr>
      <w:tr w:rsidR="00246505" w14:paraId="295BE822" w14:textId="77777777" w:rsidTr="00D61B72">
        <w:tc>
          <w:tcPr>
            <w:tcW w:w="9209" w:type="dxa"/>
          </w:tcPr>
          <w:p w14:paraId="6EA9DBDE" w14:textId="12E9A8EE" w:rsidR="00246505" w:rsidRDefault="00B03DA9" w:rsidP="00D61B72">
            <w:pPr>
              <w:pStyle w:val="SemEspaamento"/>
              <w:spacing w:line="276" w:lineRule="auto"/>
            </w:pPr>
            <w:r>
              <w:t xml:space="preserve">E </w:t>
            </w:r>
            <w:r w:rsidR="00246505">
              <w:t>a sua empresa? Para que ela existe?</w:t>
            </w:r>
          </w:p>
          <w:p w14:paraId="0564C877" w14:textId="77777777" w:rsidR="00246505" w:rsidRDefault="00246505" w:rsidP="00D61B72">
            <w:pPr>
              <w:pStyle w:val="SemEspaamento"/>
              <w:spacing w:line="276" w:lineRule="auto"/>
            </w:pPr>
            <w:r>
              <w:lastRenderedPageBreak/>
              <w:t>Questões que poderão nortear a construção de sua missão empresarial.</w:t>
            </w:r>
          </w:p>
          <w:p w14:paraId="066B379A" w14:textId="77777777" w:rsidR="00246505" w:rsidRDefault="00246505" w:rsidP="00D61B72">
            <w:pPr>
              <w:pStyle w:val="SemEspaamento"/>
              <w:numPr>
                <w:ilvl w:val="0"/>
                <w:numId w:val="26"/>
              </w:numPr>
              <w:spacing w:line="276" w:lineRule="auto"/>
            </w:pPr>
            <w:r>
              <w:t xml:space="preserve">Minha empresa existe para quê? </w:t>
            </w:r>
          </w:p>
          <w:p w14:paraId="5A40D587" w14:textId="77777777" w:rsidR="00246505" w:rsidRDefault="00246505" w:rsidP="00D61B72">
            <w:pPr>
              <w:pStyle w:val="SemEspaamento"/>
              <w:numPr>
                <w:ilvl w:val="0"/>
                <w:numId w:val="26"/>
              </w:numPr>
              <w:spacing w:line="276" w:lineRule="auto"/>
            </w:pPr>
            <w:r>
              <w:t>Quem ela quer atingir?</w:t>
            </w:r>
          </w:p>
          <w:p w14:paraId="044C79EF" w14:textId="77777777" w:rsidR="00246505" w:rsidRDefault="00246505" w:rsidP="00D61B72">
            <w:pPr>
              <w:pStyle w:val="SemEspaamento"/>
              <w:numPr>
                <w:ilvl w:val="0"/>
                <w:numId w:val="26"/>
              </w:numPr>
              <w:spacing w:line="276" w:lineRule="auto"/>
            </w:pPr>
            <w:r>
              <w:t>O que ela faz efetivamente ou deveria fazer?</w:t>
            </w:r>
          </w:p>
          <w:p w14:paraId="04EE69CB" w14:textId="77777777" w:rsidR="00246505" w:rsidRDefault="00246505" w:rsidP="00D61B72">
            <w:pPr>
              <w:pStyle w:val="SemEspaamento"/>
              <w:numPr>
                <w:ilvl w:val="0"/>
                <w:numId w:val="26"/>
              </w:numPr>
              <w:spacing w:line="276" w:lineRule="auto"/>
            </w:pPr>
            <w:r>
              <w:t>Como deve ser feito?</w:t>
            </w:r>
          </w:p>
          <w:p w14:paraId="495D4B6A" w14:textId="77777777" w:rsidR="00246505" w:rsidRDefault="00246505" w:rsidP="00D61B72">
            <w:pPr>
              <w:pStyle w:val="SemEspaamento"/>
              <w:numPr>
                <w:ilvl w:val="0"/>
                <w:numId w:val="26"/>
              </w:numPr>
              <w:spacing w:line="276" w:lineRule="auto"/>
            </w:pPr>
            <w:r>
              <w:t>Qual o papel da empresa no mercado?</w:t>
            </w:r>
          </w:p>
          <w:p w14:paraId="1B2303F7" w14:textId="77777777" w:rsidR="00246505" w:rsidRPr="004822D5" w:rsidRDefault="00246505" w:rsidP="00D61B72">
            <w:pPr>
              <w:pStyle w:val="SemEspaamento"/>
              <w:numPr>
                <w:ilvl w:val="0"/>
                <w:numId w:val="26"/>
              </w:numPr>
              <w:spacing w:line="276" w:lineRule="auto"/>
              <w:rPr>
                <w:bCs/>
                <w:szCs w:val="24"/>
              </w:rPr>
            </w:pPr>
            <w:r>
              <w:t>Possuímos responsabilidade social?</w:t>
            </w:r>
          </w:p>
        </w:tc>
      </w:tr>
      <w:tr w:rsidR="00246505" w14:paraId="03DCB3A9" w14:textId="77777777" w:rsidTr="00D61B72">
        <w:tc>
          <w:tcPr>
            <w:tcW w:w="9209" w:type="dxa"/>
          </w:tcPr>
          <w:p w14:paraId="45E52C2E" w14:textId="77777777" w:rsidR="00246505" w:rsidRDefault="00246505" w:rsidP="00D61B72">
            <w:pPr>
              <w:pStyle w:val="SemEspaamento"/>
              <w:spacing w:line="276" w:lineRule="auto"/>
            </w:pPr>
            <w:r w:rsidRPr="00764FEF">
              <w:rPr>
                <w:szCs w:val="24"/>
                <w:highlight w:val="green"/>
              </w:rPr>
              <w:lastRenderedPageBreak/>
              <w:t>&lt;máscara</w:t>
            </w:r>
            <w:r>
              <w:rPr>
                <w:szCs w:val="24"/>
                <w:highlight w:val="green"/>
              </w:rPr>
              <w:t xml:space="preserve"> do campo de resposta</w:t>
            </w:r>
            <w:r w:rsidRPr="00764FEF">
              <w:rPr>
                <w:szCs w:val="24"/>
                <w:highlight w:val="green"/>
              </w:rPr>
              <w:t>&gt;</w:t>
            </w:r>
            <w:r>
              <w:rPr>
                <w:szCs w:val="24"/>
              </w:rPr>
              <w:t xml:space="preserve"> </w:t>
            </w:r>
            <w:r>
              <w:rPr>
                <w:i/>
                <w:color w:val="595959" w:themeColor="text1" w:themeTint="A6"/>
                <w:szCs w:val="24"/>
              </w:rPr>
              <w:t>Digite aqui sua opinião</w:t>
            </w:r>
            <w:r w:rsidRPr="00764FEF">
              <w:rPr>
                <w:i/>
                <w:color w:val="595959" w:themeColor="text1" w:themeTint="A6"/>
                <w:szCs w:val="24"/>
              </w:rPr>
              <w:t>.</w:t>
            </w:r>
          </w:p>
        </w:tc>
      </w:tr>
    </w:tbl>
    <w:p w14:paraId="601FA827" w14:textId="77777777" w:rsidR="00246505" w:rsidRDefault="00246505" w:rsidP="00B146B2">
      <w:pPr>
        <w:pStyle w:val="NormalED"/>
        <w:spacing w:line="276" w:lineRule="auto"/>
      </w:pPr>
    </w:p>
    <w:p w14:paraId="572E088A" w14:textId="77777777" w:rsidR="005009C2" w:rsidRDefault="005009C2" w:rsidP="00B146B2">
      <w:pPr>
        <w:spacing w:after="120"/>
        <w:rPr>
          <w:rFonts w:ascii="Arial" w:hAnsi="Arial" w:cs="Arial"/>
          <w:b/>
          <w:sz w:val="24"/>
          <w:szCs w:val="24"/>
          <w:highlight w:val="green"/>
        </w:rPr>
      </w:pPr>
    </w:p>
    <w:p w14:paraId="1C0A8208" w14:textId="77777777" w:rsidR="005009C2" w:rsidRDefault="005009C2" w:rsidP="00B146B2">
      <w:pPr>
        <w:spacing w:after="120"/>
        <w:rPr>
          <w:rFonts w:ascii="Arial" w:hAnsi="Arial" w:cs="Arial"/>
          <w:b/>
          <w:sz w:val="24"/>
          <w:szCs w:val="24"/>
          <w:highlight w:val="green"/>
        </w:rPr>
      </w:pPr>
    </w:p>
    <w:p w14:paraId="5A2B35F6" w14:textId="77777777" w:rsidR="005009C2" w:rsidRDefault="005009C2" w:rsidP="00B146B2">
      <w:pPr>
        <w:spacing w:after="120"/>
        <w:rPr>
          <w:rFonts w:ascii="Arial" w:hAnsi="Arial" w:cs="Arial"/>
          <w:b/>
          <w:sz w:val="24"/>
          <w:szCs w:val="24"/>
          <w:highlight w:val="green"/>
        </w:rPr>
      </w:pPr>
    </w:p>
    <w:p w14:paraId="46C1FC07" w14:textId="77777777" w:rsidR="005009C2" w:rsidRDefault="005009C2" w:rsidP="00B146B2">
      <w:pPr>
        <w:spacing w:after="120"/>
        <w:rPr>
          <w:rFonts w:ascii="Arial" w:hAnsi="Arial" w:cs="Arial"/>
          <w:b/>
          <w:sz w:val="24"/>
          <w:szCs w:val="24"/>
          <w:highlight w:val="green"/>
        </w:rPr>
      </w:pPr>
    </w:p>
    <w:p w14:paraId="1AEE7455" w14:textId="77777777" w:rsidR="005009C2" w:rsidRDefault="005009C2" w:rsidP="00B146B2">
      <w:pPr>
        <w:spacing w:after="120"/>
        <w:rPr>
          <w:rFonts w:ascii="Arial" w:hAnsi="Arial" w:cs="Arial"/>
          <w:b/>
          <w:sz w:val="24"/>
          <w:szCs w:val="24"/>
          <w:highlight w:val="green"/>
        </w:rPr>
      </w:pPr>
    </w:p>
    <w:p w14:paraId="48F1A7E9" w14:textId="77777777" w:rsidR="005009C2" w:rsidRDefault="005009C2" w:rsidP="00B146B2">
      <w:pPr>
        <w:spacing w:after="120"/>
        <w:rPr>
          <w:rFonts w:ascii="Arial" w:hAnsi="Arial" w:cs="Arial"/>
          <w:b/>
          <w:sz w:val="24"/>
          <w:szCs w:val="24"/>
          <w:highlight w:val="green"/>
        </w:rPr>
      </w:pPr>
    </w:p>
    <w:p w14:paraId="79C376F9" w14:textId="77777777" w:rsidR="005009C2" w:rsidRDefault="005009C2" w:rsidP="00B146B2">
      <w:pPr>
        <w:spacing w:after="120"/>
        <w:rPr>
          <w:rFonts w:ascii="Arial" w:hAnsi="Arial" w:cs="Arial"/>
          <w:b/>
          <w:sz w:val="24"/>
          <w:szCs w:val="24"/>
          <w:highlight w:val="green"/>
        </w:rPr>
      </w:pPr>
    </w:p>
    <w:p w14:paraId="5AB82CC9" w14:textId="77777777" w:rsidR="005009C2" w:rsidRDefault="005009C2" w:rsidP="00B146B2">
      <w:pPr>
        <w:spacing w:after="120"/>
        <w:rPr>
          <w:rFonts w:ascii="Arial" w:hAnsi="Arial" w:cs="Arial"/>
          <w:b/>
          <w:sz w:val="24"/>
          <w:szCs w:val="24"/>
          <w:highlight w:val="green"/>
        </w:rPr>
      </w:pPr>
    </w:p>
    <w:p w14:paraId="669AFE4C" w14:textId="77777777" w:rsidR="005009C2" w:rsidRDefault="005009C2" w:rsidP="00B146B2">
      <w:pPr>
        <w:spacing w:after="120"/>
        <w:rPr>
          <w:rFonts w:ascii="Arial" w:hAnsi="Arial" w:cs="Arial"/>
          <w:b/>
          <w:sz w:val="24"/>
          <w:szCs w:val="24"/>
          <w:highlight w:val="green"/>
        </w:rPr>
      </w:pPr>
    </w:p>
    <w:p w14:paraId="631A9D4C" w14:textId="77777777" w:rsidR="005009C2" w:rsidRDefault="005009C2" w:rsidP="00B146B2">
      <w:pPr>
        <w:spacing w:after="120"/>
        <w:rPr>
          <w:rFonts w:ascii="Arial" w:hAnsi="Arial" w:cs="Arial"/>
          <w:b/>
          <w:sz w:val="24"/>
          <w:szCs w:val="24"/>
          <w:highlight w:val="green"/>
        </w:rPr>
      </w:pPr>
    </w:p>
    <w:p w14:paraId="0F1157D6" w14:textId="77777777" w:rsidR="005009C2" w:rsidRDefault="005009C2" w:rsidP="00B146B2">
      <w:pPr>
        <w:spacing w:after="120"/>
        <w:rPr>
          <w:rFonts w:ascii="Arial" w:hAnsi="Arial" w:cs="Arial"/>
          <w:b/>
          <w:sz w:val="24"/>
          <w:szCs w:val="24"/>
          <w:highlight w:val="green"/>
        </w:rPr>
      </w:pPr>
    </w:p>
    <w:p w14:paraId="27635D73" w14:textId="77777777" w:rsidR="005009C2" w:rsidRDefault="005009C2" w:rsidP="00B146B2">
      <w:pPr>
        <w:spacing w:after="120"/>
        <w:rPr>
          <w:rFonts w:ascii="Arial" w:hAnsi="Arial" w:cs="Arial"/>
          <w:b/>
          <w:sz w:val="24"/>
          <w:szCs w:val="24"/>
          <w:highlight w:val="green"/>
        </w:rPr>
      </w:pPr>
    </w:p>
    <w:p w14:paraId="2A04BACD" w14:textId="77777777" w:rsidR="005009C2" w:rsidRDefault="005009C2" w:rsidP="00B146B2">
      <w:pPr>
        <w:spacing w:after="120"/>
        <w:rPr>
          <w:rFonts w:ascii="Arial" w:hAnsi="Arial" w:cs="Arial"/>
          <w:b/>
          <w:sz w:val="24"/>
          <w:szCs w:val="24"/>
          <w:highlight w:val="green"/>
        </w:rPr>
      </w:pPr>
    </w:p>
    <w:p w14:paraId="127F22E4" w14:textId="77777777" w:rsidR="005009C2" w:rsidRDefault="005009C2" w:rsidP="00B146B2">
      <w:pPr>
        <w:spacing w:after="120"/>
        <w:rPr>
          <w:rFonts w:ascii="Arial" w:hAnsi="Arial" w:cs="Arial"/>
          <w:b/>
          <w:sz w:val="24"/>
          <w:szCs w:val="24"/>
          <w:highlight w:val="green"/>
        </w:rPr>
      </w:pPr>
    </w:p>
    <w:p w14:paraId="326A4531" w14:textId="77777777" w:rsidR="005009C2" w:rsidRDefault="005009C2" w:rsidP="00B146B2">
      <w:pPr>
        <w:spacing w:after="120"/>
        <w:rPr>
          <w:rFonts w:ascii="Arial" w:hAnsi="Arial" w:cs="Arial"/>
          <w:b/>
          <w:sz w:val="24"/>
          <w:szCs w:val="24"/>
          <w:highlight w:val="green"/>
        </w:rPr>
      </w:pPr>
    </w:p>
    <w:p w14:paraId="31ED43C4" w14:textId="77777777" w:rsidR="005009C2" w:rsidRDefault="005009C2" w:rsidP="00B146B2">
      <w:pPr>
        <w:spacing w:after="120"/>
        <w:rPr>
          <w:rFonts w:ascii="Arial" w:hAnsi="Arial" w:cs="Arial"/>
          <w:b/>
          <w:sz w:val="24"/>
          <w:szCs w:val="24"/>
          <w:highlight w:val="green"/>
        </w:rPr>
      </w:pPr>
    </w:p>
    <w:p w14:paraId="764D7D4F" w14:textId="77777777" w:rsidR="005009C2" w:rsidRDefault="005009C2" w:rsidP="00B146B2">
      <w:pPr>
        <w:spacing w:after="120"/>
        <w:rPr>
          <w:rFonts w:ascii="Arial" w:hAnsi="Arial" w:cs="Arial"/>
          <w:b/>
          <w:sz w:val="24"/>
          <w:szCs w:val="24"/>
          <w:highlight w:val="green"/>
        </w:rPr>
      </w:pPr>
    </w:p>
    <w:p w14:paraId="15CD2801" w14:textId="77777777" w:rsidR="005009C2" w:rsidRDefault="005009C2" w:rsidP="00B146B2">
      <w:pPr>
        <w:spacing w:after="120"/>
        <w:rPr>
          <w:rFonts w:ascii="Arial" w:hAnsi="Arial" w:cs="Arial"/>
          <w:b/>
          <w:sz w:val="24"/>
          <w:szCs w:val="24"/>
          <w:highlight w:val="green"/>
        </w:rPr>
      </w:pPr>
    </w:p>
    <w:p w14:paraId="7A845BD7" w14:textId="77777777" w:rsidR="005009C2" w:rsidRDefault="005009C2" w:rsidP="00B146B2">
      <w:pPr>
        <w:spacing w:after="120"/>
        <w:rPr>
          <w:rFonts w:ascii="Arial" w:hAnsi="Arial" w:cs="Arial"/>
          <w:b/>
          <w:sz w:val="24"/>
          <w:szCs w:val="24"/>
          <w:highlight w:val="green"/>
        </w:rPr>
      </w:pPr>
    </w:p>
    <w:p w14:paraId="42C45120" w14:textId="77777777" w:rsidR="005009C2" w:rsidRDefault="005009C2" w:rsidP="00B146B2">
      <w:pPr>
        <w:spacing w:after="120"/>
        <w:rPr>
          <w:rFonts w:ascii="Arial" w:hAnsi="Arial" w:cs="Arial"/>
          <w:b/>
          <w:sz w:val="24"/>
          <w:szCs w:val="24"/>
          <w:highlight w:val="green"/>
        </w:rPr>
      </w:pPr>
    </w:p>
    <w:p w14:paraId="0069026F" w14:textId="77777777" w:rsidR="005009C2" w:rsidRDefault="005009C2" w:rsidP="00B146B2">
      <w:pPr>
        <w:spacing w:after="120"/>
        <w:rPr>
          <w:rFonts w:ascii="Arial" w:hAnsi="Arial" w:cs="Arial"/>
          <w:b/>
          <w:sz w:val="24"/>
          <w:szCs w:val="24"/>
          <w:highlight w:val="green"/>
        </w:rPr>
      </w:pPr>
    </w:p>
    <w:p w14:paraId="578F0C94" w14:textId="77777777" w:rsidR="005009C2" w:rsidRDefault="005009C2" w:rsidP="00B146B2">
      <w:pPr>
        <w:spacing w:after="120"/>
        <w:rPr>
          <w:rFonts w:ascii="Arial" w:hAnsi="Arial" w:cs="Arial"/>
          <w:b/>
          <w:sz w:val="24"/>
          <w:szCs w:val="24"/>
          <w:highlight w:val="green"/>
        </w:rPr>
      </w:pPr>
    </w:p>
    <w:p w14:paraId="25E262B5" w14:textId="77777777" w:rsidR="005009C2" w:rsidRDefault="005009C2" w:rsidP="00B146B2">
      <w:pPr>
        <w:spacing w:after="120"/>
        <w:rPr>
          <w:rFonts w:ascii="Arial" w:hAnsi="Arial" w:cs="Arial"/>
          <w:b/>
          <w:sz w:val="24"/>
          <w:szCs w:val="24"/>
          <w:highlight w:val="green"/>
        </w:rPr>
      </w:pPr>
    </w:p>
    <w:p w14:paraId="78F192EA" w14:textId="77777777" w:rsidR="005009C2" w:rsidRDefault="005009C2" w:rsidP="00B146B2">
      <w:pPr>
        <w:spacing w:after="120"/>
        <w:rPr>
          <w:rFonts w:ascii="Arial" w:hAnsi="Arial" w:cs="Arial"/>
          <w:b/>
          <w:sz w:val="24"/>
          <w:szCs w:val="24"/>
          <w:highlight w:val="green"/>
        </w:rPr>
      </w:pPr>
    </w:p>
    <w:p w14:paraId="7E78F6A1" w14:textId="77777777" w:rsidR="005009C2" w:rsidRDefault="005009C2" w:rsidP="00B146B2">
      <w:pPr>
        <w:spacing w:after="120"/>
        <w:rPr>
          <w:rFonts w:ascii="Arial" w:hAnsi="Arial" w:cs="Arial"/>
          <w:b/>
          <w:sz w:val="24"/>
          <w:szCs w:val="24"/>
          <w:highlight w:val="green"/>
        </w:rPr>
      </w:pPr>
    </w:p>
    <w:p w14:paraId="67EC2DC0" w14:textId="58BC9F09" w:rsidR="00B146B2" w:rsidRPr="00B146B2" w:rsidRDefault="00B146B2" w:rsidP="00B146B2">
      <w:pPr>
        <w:spacing w:after="120"/>
        <w:rPr>
          <w:rFonts w:ascii="Arial" w:hAnsi="Arial" w:cs="Arial"/>
          <w:b/>
          <w:sz w:val="24"/>
          <w:szCs w:val="24"/>
        </w:rPr>
      </w:pPr>
      <w:r w:rsidRPr="00B146B2">
        <w:rPr>
          <w:rFonts w:ascii="Arial" w:hAnsi="Arial" w:cs="Arial"/>
          <w:b/>
          <w:sz w:val="24"/>
          <w:szCs w:val="24"/>
          <w:highlight w:val="green"/>
        </w:rPr>
        <w:t>&lt;SCO1</w:t>
      </w:r>
      <w:r w:rsidR="005009C2">
        <w:rPr>
          <w:rFonts w:ascii="Arial" w:hAnsi="Arial" w:cs="Arial"/>
          <w:b/>
          <w:sz w:val="24"/>
          <w:szCs w:val="24"/>
          <w:highlight w:val="green"/>
        </w:rPr>
        <w:t>1</w:t>
      </w:r>
      <w:r w:rsidRPr="00B146B2">
        <w:rPr>
          <w:rFonts w:ascii="Arial" w:hAnsi="Arial" w:cs="Arial"/>
          <w:b/>
          <w:sz w:val="24"/>
          <w:szCs w:val="24"/>
          <w:highlight w:val="green"/>
        </w:rPr>
        <w:t xml:space="preserve">&gt; </w:t>
      </w:r>
      <w:r>
        <w:rPr>
          <w:rFonts w:ascii="Arial" w:hAnsi="Arial" w:cs="Arial"/>
          <w:b/>
          <w:sz w:val="24"/>
          <w:szCs w:val="24"/>
        </w:rPr>
        <w:t>Visão</w:t>
      </w:r>
    </w:p>
    <w:p w14:paraId="6AA40314" w14:textId="2140FEAB" w:rsidR="00B146B2" w:rsidRDefault="00B146B2" w:rsidP="00B146B2">
      <w:pPr>
        <w:spacing w:after="0" w:line="240" w:lineRule="auto"/>
        <w:jc w:val="both"/>
        <w:rPr>
          <w:rFonts w:ascii="Arial" w:eastAsia="Arial" w:hAnsi="Arial" w:cs="Arial"/>
          <w:color w:val="000000"/>
          <w:sz w:val="24"/>
          <w:szCs w:val="24"/>
        </w:rPr>
      </w:pPr>
      <w:r w:rsidRPr="00A92002">
        <w:rPr>
          <w:rFonts w:ascii="Arial" w:eastAsia="Arial" w:hAnsi="Arial" w:cs="Arial"/>
          <w:b/>
          <w:highlight w:val="cyan"/>
        </w:rPr>
        <w:t>&lt;Título&gt;</w:t>
      </w:r>
      <w:r>
        <w:rPr>
          <w:rFonts w:ascii="Arial" w:eastAsia="Arial" w:hAnsi="Arial" w:cs="Arial"/>
          <w:b/>
        </w:rPr>
        <w:t xml:space="preserve"> </w:t>
      </w:r>
      <w:r>
        <w:rPr>
          <w:rFonts w:ascii="Arial" w:eastAsia="Arial" w:hAnsi="Arial" w:cs="Arial"/>
          <w:color w:val="000000"/>
          <w:sz w:val="24"/>
          <w:szCs w:val="24"/>
        </w:rPr>
        <w:t>Vi</w:t>
      </w:r>
      <w:r w:rsidRPr="00B146B2">
        <w:rPr>
          <w:rFonts w:ascii="Arial" w:eastAsia="Arial" w:hAnsi="Arial" w:cs="Arial"/>
          <w:color w:val="000000"/>
          <w:sz w:val="24"/>
          <w:szCs w:val="24"/>
        </w:rPr>
        <w:t>são</w:t>
      </w:r>
    </w:p>
    <w:p w14:paraId="1D41A3DE" w14:textId="77777777" w:rsidR="00B146B2" w:rsidRDefault="00B146B2" w:rsidP="00B146B2">
      <w:pPr>
        <w:spacing w:after="0" w:line="240" w:lineRule="auto"/>
        <w:jc w:val="both"/>
        <w:rPr>
          <w:rFonts w:ascii="Arial" w:eastAsia="Arial" w:hAnsi="Arial" w:cs="Arial"/>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5633"/>
      </w:tblGrid>
      <w:tr w:rsidR="00B146B2" w14:paraId="1243CB29" w14:textId="77777777" w:rsidTr="00B146B2">
        <w:tc>
          <w:tcPr>
            <w:tcW w:w="3652" w:type="dxa"/>
            <w:shd w:val="clear" w:color="auto" w:fill="auto"/>
          </w:tcPr>
          <w:p w14:paraId="7A1F2838" w14:textId="77777777" w:rsidR="00B146B2" w:rsidRDefault="00B146B2" w:rsidP="00B146B2">
            <w:pPr>
              <w:spacing w:after="120" w:line="360" w:lineRule="auto"/>
              <w:rPr>
                <w:rFonts w:ascii="Arial" w:eastAsia="Arial" w:hAnsi="Arial" w:cs="Arial"/>
                <w:color w:val="000000"/>
                <w:sz w:val="24"/>
                <w:szCs w:val="24"/>
              </w:rPr>
            </w:pPr>
            <w:r w:rsidRPr="0087672B">
              <w:rPr>
                <w:rFonts w:ascii="Arial" w:eastAsia="Arial" w:hAnsi="Arial" w:cs="Arial"/>
                <w:color w:val="000000"/>
                <w:sz w:val="24"/>
                <w:szCs w:val="24"/>
                <w:highlight w:val="green"/>
              </w:rPr>
              <w:t>&lt;</w:t>
            </w:r>
            <w:r>
              <w:rPr>
                <w:rFonts w:ascii="Arial" w:eastAsia="Arial" w:hAnsi="Arial" w:cs="Arial"/>
                <w:color w:val="000000"/>
                <w:sz w:val="24"/>
                <w:szCs w:val="24"/>
                <w:highlight w:val="green"/>
              </w:rPr>
              <w:t>imagem de um lado e texto do outro</w:t>
            </w:r>
            <w:r w:rsidRPr="0087672B">
              <w:rPr>
                <w:rFonts w:ascii="Arial" w:eastAsia="Arial" w:hAnsi="Arial" w:cs="Arial"/>
                <w:color w:val="000000"/>
                <w:sz w:val="24"/>
                <w:szCs w:val="24"/>
                <w:highlight w:val="green"/>
              </w:rPr>
              <w:t>&gt;</w:t>
            </w:r>
          </w:p>
          <w:p w14:paraId="4FD73AA0" w14:textId="77777777" w:rsidR="00B146B2" w:rsidRDefault="00B146B2" w:rsidP="00B146B2">
            <w:pPr>
              <w:spacing w:after="120" w:line="360" w:lineRule="auto"/>
              <w:rPr>
                <w:szCs w:val="24"/>
              </w:rPr>
            </w:pPr>
            <w:r>
              <w:rPr>
                <w:noProof/>
                <w:szCs w:val="24"/>
                <w:lang w:eastAsia="pt-BR"/>
              </w:rPr>
              <w:drawing>
                <wp:inline distT="0" distB="0" distL="0" distR="0" wp14:anchorId="4F90D8CF" wp14:editId="21A59A55">
                  <wp:extent cx="1409700" cy="1240112"/>
                  <wp:effectExtent l="0" t="0" r="0" b="0"/>
                  <wp:docPr id="514386011" name="Imagem 514386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ao.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414883" cy="1244671"/>
                          </a:xfrm>
                          <a:prstGeom prst="rect">
                            <a:avLst/>
                          </a:prstGeom>
                        </pic:spPr>
                      </pic:pic>
                    </a:graphicData>
                  </a:graphic>
                </wp:inline>
              </w:drawing>
            </w:r>
          </w:p>
          <w:p w14:paraId="1856F1B8" w14:textId="0EF0E6A4" w:rsidR="00B473B0" w:rsidRDefault="00B473B0" w:rsidP="00B146B2">
            <w:pPr>
              <w:spacing w:after="120" w:line="360" w:lineRule="auto"/>
              <w:rPr>
                <w:szCs w:val="24"/>
              </w:rPr>
            </w:pPr>
            <w:r w:rsidRPr="00B473B0">
              <w:rPr>
                <w:rFonts w:ascii="Arial" w:hAnsi="Arial" w:cs="Arial"/>
                <w:sz w:val="24"/>
                <w:szCs w:val="24"/>
                <w:highlight w:val="cyan"/>
              </w:rPr>
              <w:t xml:space="preserve">Shutterstock ID </w:t>
            </w:r>
            <w:r w:rsidRPr="00B473B0">
              <w:rPr>
                <w:rFonts w:ascii="Arial" w:hAnsi="Arial" w:cs="Arial"/>
                <w:sz w:val="24"/>
                <w:szCs w:val="24"/>
                <w:highlight w:val="cyan"/>
                <w:shd w:val="clear" w:color="auto" w:fill="FFFFFF"/>
              </w:rPr>
              <w:t>1534864916</w:t>
            </w:r>
          </w:p>
        </w:tc>
        <w:tc>
          <w:tcPr>
            <w:tcW w:w="5633" w:type="dxa"/>
            <w:shd w:val="clear" w:color="auto" w:fill="auto"/>
          </w:tcPr>
          <w:p w14:paraId="5A83DF9B" w14:textId="77777777" w:rsidR="00B146B2" w:rsidRDefault="00B146B2" w:rsidP="00B146B2">
            <w:pPr>
              <w:pStyle w:val="SemEspaamento"/>
              <w:spacing w:line="276" w:lineRule="auto"/>
              <w:jc w:val="both"/>
              <w:rPr>
                <w:szCs w:val="24"/>
                <w:highlight w:val="cyan"/>
              </w:rPr>
            </w:pPr>
            <w:r w:rsidRPr="00F57398">
              <w:rPr>
                <w:szCs w:val="24"/>
                <w:highlight w:val="cyan"/>
              </w:rPr>
              <w:t xml:space="preserve">&lt;DM&gt; </w:t>
            </w:r>
            <w:r>
              <w:rPr>
                <w:szCs w:val="24"/>
                <w:highlight w:val="cyan"/>
              </w:rPr>
              <w:t>Fazer um quadrado atrás do texto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5210"/>
            </w:tblGrid>
            <w:tr w:rsidR="00B146B2" w14:paraId="23A2D854" w14:textId="77777777" w:rsidTr="00B146B2">
              <w:trPr>
                <w:trHeight w:val="2581"/>
              </w:trPr>
              <w:tc>
                <w:tcPr>
                  <w:tcW w:w="5210" w:type="dxa"/>
                  <w:shd w:val="clear" w:color="auto" w:fill="EEECE1" w:themeFill="background2"/>
                </w:tcPr>
                <w:p w14:paraId="10262D41" w14:textId="29026DE2" w:rsidR="00B146B2" w:rsidRDefault="00B146B2" w:rsidP="005009C2">
                  <w:pPr>
                    <w:pStyle w:val="NormalED"/>
                    <w:spacing w:line="276" w:lineRule="auto"/>
                    <w:rPr>
                      <w:szCs w:val="24"/>
                    </w:rPr>
                  </w:pPr>
                  <w:r>
                    <w:t>“Os grandes navegadores sempre sabem onde fica o Norte. Sabem aonde querem ir e o que fazer para chegar a</w:t>
                  </w:r>
                  <w:r w:rsidR="00B03DA9">
                    <w:t>o</w:t>
                  </w:r>
                  <w:r>
                    <w:t xml:space="preserve"> seu destino. Com as grandes empresas acontece a mesma coisa: elas têm visão. É isso que lhes permite administrar a continuidade e a mudança simultaneamente.”                                                                                 (COLLINS e PORRAS, 1998</w:t>
                  </w:r>
                  <w:proofErr w:type="gramStart"/>
                  <w:r>
                    <w:t>)</w:t>
                  </w:r>
                  <w:proofErr w:type="gramEnd"/>
                </w:p>
              </w:tc>
            </w:tr>
          </w:tbl>
          <w:p w14:paraId="3951CD75" w14:textId="77777777" w:rsidR="00B146B2" w:rsidRPr="0087672B" w:rsidRDefault="00B146B2" w:rsidP="00B146B2">
            <w:pPr>
              <w:pStyle w:val="SemEspaamento"/>
              <w:spacing w:line="276" w:lineRule="auto"/>
              <w:jc w:val="both"/>
              <w:rPr>
                <w:szCs w:val="24"/>
              </w:rPr>
            </w:pPr>
          </w:p>
        </w:tc>
      </w:tr>
      <w:tr w:rsidR="00B146B2" w14:paraId="164511D7" w14:textId="77777777" w:rsidTr="00B146B2">
        <w:tc>
          <w:tcPr>
            <w:tcW w:w="9285" w:type="dxa"/>
            <w:gridSpan w:val="2"/>
            <w:shd w:val="clear" w:color="auto" w:fill="auto"/>
          </w:tcPr>
          <w:p w14:paraId="4DD5AC93" w14:textId="77777777" w:rsidR="00B146B2" w:rsidRPr="00C407AE" w:rsidRDefault="00B146B2" w:rsidP="00B146B2">
            <w:pPr>
              <w:spacing w:after="120" w:line="360" w:lineRule="auto"/>
              <w:rPr>
                <w:rFonts w:ascii="Arial" w:eastAsia="Arial" w:hAnsi="Arial" w:cs="Arial"/>
                <w:color w:val="000000"/>
                <w:sz w:val="24"/>
                <w:szCs w:val="24"/>
              </w:rPr>
            </w:pPr>
            <w:r w:rsidRPr="00C407AE">
              <w:rPr>
                <w:rFonts w:ascii="Arial" w:hAnsi="Arial" w:cs="Arial"/>
                <w:sz w:val="24"/>
                <w:szCs w:val="24"/>
                <w:highlight w:val="cyan"/>
              </w:rPr>
              <w:t>&lt;DM&gt; Colocar o texto na imagem</w:t>
            </w:r>
          </w:p>
          <w:p w14:paraId="194A6496" w14:textId="5B9CB7CC" w:rsidR="00B146B2" w:rsidRDefault="00B146B2" w:rsidP="00B146B2">
            <w:pPr>
              <w:pStyle w:val="SemEspaamento"/>
              <w:spacing w:line="276" w:lineRule="auto"/>
              <w:jc w:val="center"/>
              <w:rPr>
                <w:color w:val="auto"/>
                <w:szCs w:val="24"/>
              </w:rPr>
            </w:pPr>
            <w:r w:rsidRPr="005F19F4">
              <w:rPr>
                <w:noProof/>
                <w:color w:val="auto"/>
                <w:szCs w:val="24"/>
              </w:rPr>
              <mc:AlternateContent>
                <mc:Choice Requires="wps">
                  <w:drawing>
                    <wp:anchor distT="0" distB="0" distL="114300" distR="114300" simplePos="0" relativeHeight="251685888" behindDoc="0" locked="0" layoutInCell="1" allowOverlap="1" wp14:anchorId="3ECB412E" wp14:editId="52EEEE3B">
                      <wp:simplePos x="0" y="0"/>
                      <wp:positionH relativeFrom="column">
                        <wp:posOffset>3169285</wp:posOffset>
                      </wp:positionH>
                      <wp:positionV relativeFrom="paragraph">
                        <wp:posOffset>86360</wp:posOffset>
                      </wp:positionV>
                      <wp:extent cx="1790700" cy="1600200"/>
                      <wp:effectExtent l="0" t="0" r="0" b="0"/>
                      <wp:wrapNone/>
                      <wp:docPr id="5143860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1600200"/>
                              </a:xfrm>
                              <a:prstGeom prst="rect">
                                <a:avLst/>
                              </a:prstGeom>
                              <a:noFill/>
                              <a:ln w="9525">
                                <a:noFill/>
                                <a:miter lim="800000"/>
                                <a:headEnd/>
                                <a:tailEnd/>
                              </a:ln>
                            </wps:spPr>
                            <wps:txbx>
                              <w:txbxContent>
                                <w:p w14:paraId="1E531D17" w14:textId="711206D3" w:rsidR="0037253A" w:rsidRPr="00246505" w:rsidRDefault="0037253A" w:rsidP="00B146B2">
                                  <w:pPr>
                                    <w:rPr>
                                      <w:rFonts w:ascii="Arial" w:hAnsi="Arial" w:cs="Arial"/>
                                      <w:b/>
                                      <w:color w:val="FFFFFF" w:themeColor="background1"/>
                                      <w:szCs w:val="24"/>
                                    </w:rPr>
                                  </w:pPr>
                                  <w:r w:rsidRPr="00246505">
                                    <w:rPr>
                                      <w:rFonts w:ascii="Arial" w:hAnsi="Arial" w:cs="Arial"/>
                                      <w:b/>
                                      <w:color w:val="FFFFFF" w:themeColor="background1"/>
                                      <w:szCs w:val="24"/>
                                    </w:rPr>
                                    <w:t xml:space="preserve">É a visão do futuro e representa o sonho da empresa alinhado aos objetivos estratégicos. É o olhar para frente e saber </w:t>
                                  </w:r>
                                  <w:proofErr w:type="gramStart"/>
                                  <w:r w:rsidRPr="00246505">
                                    <w:rPr>
                                      <w:rFonts w:ascii="Arial" w:hAnsi="Arial" w:cs="Arial"/>
                                      <w:b/>
                                      <w:color w:val="FFFFFF" w:themeColor="background1"/>
                                      <w:szCs w:val="24"/>
                                    </w:rPr>
                                    <w:t>onde</w:t>
                                  </w:r>
                                  <w:proofErr w:type="gramEnd"/>
                                  <w:r w:rsidRPr="00246505">
                                    <w:rPr>
                                      <w:rFonts w:ascii="Arial" w:hAnsi="Arial" w:cs="Arial"/>
                                      <w:b/>
                                      <w:color w:val="FFFFFF" w:themeColor="background1"/>
                                      <w:szCs w:val="24"/>
                                    </w:rPr>
                                    <w:t xml:space="preserve"> a empresa quer chegar.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ECB412E" id="_x0000_s1035" type="#_x0000_t202" style="position:absolute;left:0;text-align:left;margin-left:249.55pt;margin-top:6.8pt;width:141pt;height:12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" filled="f" stroked="f">
                      <v:textbox>
                        <w:txbxContent>
                          <w:p w14:paraId="1E531D17" w14:textId="711206D3" w:rsidR="00BD5BEF" w:rsidRPr="00246505" w:rsidRDefault="00BD5BEF" w:rsidP="00B146B2">
                            <w:pPr>
                              <w:rPr>
                                <w:rFonts w:ascii="Arial" w:hAnsi="Arial" w:cs="Arial"/>
                                <w:b/>
                                <w:color w:val="FFFFFF" w:themeColor="background1"/>
                                <w:szCs w:val="24"/>
                              </w:rPr>
                            </w:pPr>
                            <w:r w:rsidRPr="00246505">
                              <w:rPr>
                                <w:rFonts w:ascii="Arial" w:hAnsi="Arial" w:cs="Arial"/>
                                <w:b/>
                                <w:color w:val="FFFFFF" w:themeColor="background1"/>
                                <w:szCs w:val="24"/>
                              </w:rPr>
                              <w:t>É a visão do futuro e representa o sonho da empresa alinhado aos objetivos estratégicos. É o olhar para frente e saber onde a empresa quer chegar.</w:t>
                            </w:r>
                          </w:p>
                        </w:txbxContent>
                      </v:textbox>
                    </v:shape>
                  </w:pict>
                </mc:Fallback>
              </mc:AlternateContent>
            </w:r>
            <w:r w:rsidR="00DF148D">
              <w:rPr>
                <w:noProof/>
                <w:color w:val="auto"/>
                <w:szCs w:val="24"/>
              </w:rPr>
              <w:drawing>
                <wp:inline distT="0" distB="0" distL="0" distR="0" wp14:anchorId="552C274B" wp14:editId="77376064">
                  <wp:extent cx="4292595" cy="2890603"/>
                  <wp:effectExtent l="0" t="0" r="0" b="5080"/>
                  <wp:docPr id="514386012" name="Imagem 514386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tyimages-1162249239-2048x2048.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299978" cy="2895575"/>
                          </a:xfrm>
                          <a:prstGeom prst="rect">
                            <a:avLst/>
                          </a:prstGeom>
                        </pic:spPr>
                      </pic:pic>
                    </a:graphicData>
                  </a:graphic>
                </wp:inline>
              </w:drawing>
            </w:r>
          </w:p>
          <w:p w14:paraId="56019885" w14:textId="071830FB" w:rsidR="00B146B2" w:rsidRPr="0087672B" w:rsidRDefault="00DF148D" w:rsidP="00B146B2">
            <w:pPr>
              <w:pStyle w:val="SemEspaamento"/>
              <w:spacing w:line="276" w:lineRule="auto"/>
              <w:jc w:val="both"/>
              <w:rPr>
                <w:szCs w:val="24"/>
              </w:rPr>
            </w:pPr>
            <w:r>
              <w:rPr>
                <w:szCs w:val="24"/>
                <w:highlight w:val="cyan"/>
              </w:rPr>
              <w:t>Gettyimages</w:t>
            </w:r>
            <w:r w:rsidR="00B146B2" w:rsidRPr="00BD34C2">
              <w:rPr>
                <w:szCs w:val="24"/>
                <w:highlight w:val="cyan"/>
              </w:rPr>
              <w:t xml:space="preserve"> ID</w:t>
            </w:r>
            <w:r w:rsidR="00B146B2" w:rsidRPr="00015EA6">
              <w:rPr>
                <w:szCs w:val="24"/>
                <w:highlight w:val="cyan"/>
              </w:rPr>
              <w:t xml:space="preserve"> </w:t>
            </w:r>
            <w:r w:rsidR="00B146B2" w:rsidRPr="00C407AE">
              <w:rPr>
                <w:szCs w:val="24"/>
                <w:highlight w:val="cyan"/>
              </w:rPr>
              <w:t>1387394786</w:t>
            </w:r>
          </w:p>
        </w:tc>
      </w:tr>
    </w:tbl>
    <w:p w14:paraId="1C631BD9" w14:textId="77777777" w:rsidR="005009C2" w:rsidRDefault="005009C2" w:rsidP="00B146B2">
      <w:pPr>
        <w:pStyle w:val="NormalED"/>
      </w:pPr>
    </w:p>
    <w:p w14:paraId="51E0D27A" w14:textId="606583F8" w:rsidR="00B146B2" w:rsidRDefault="00B146B2" w:rsidP="00B146B2">
      <w:pPr>
        <w:pStyle w:val="NormalED"/>
      </w:pPr>
      <w:r>
        <w:t xml:space="preserve">Vamos ver agora exemplos da </w:t>
      </w:r>
      <w:r w:rsidR="00DF148D">
        <w:t>visão</w:t>
      </w:r>
      <w:r>
        <w:t xml:space="preserve"> de algumas empresas, para ficar mais claro para você.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0"/>
        <w:gridCol w:w="4395"/>
      </w:tblGrid>
      <w:tr w:rsidR="00B146B2" w14:paraId="0702F250" w14:textId="77777777" w:rsidTr="00B146B2">
        <w:trPr>
          <w:trHeight w:val="357"/>
        </w:trPr>
        <w:tc>
          <w:tcPr>
            <w:tcW w:w="8472" w:type="dxa"/>
            <w:gridSpan w:val="2"/>
            <w:shd w:val="clear" w:color="auto" w:fill="auto"/>
          </w:tcPr>
          <w:p w14:paraId="38F76C4F" w14:textId="77777777" w:rsidR="00B146B2" w:rsidRPr="0087672B" w:rsidRDefault="00B146B2" w:rsidP="00B146B2">
            <w:pPr>
              <w:spacing w:before="240" w:after="240"/>
              <w:rPr>
                <w:rFonts w:ascii="Arial" w:eastAsia="Arial" w:hAnsi="Arial" w:cs="Arial"/>
                <w:color w:val="000000"/>
                <w:sz w:val="24"/>
                <w:szCs w:val="24"/>
                <w:highlight w:val="green"/>
              </w:rPr>
            </w:pPr>
            <w:r w:rsidRPr="0087672B">
              <w:rPr>
                <w:rFonts w:ascii="Arial" w:eastAsia="Arial" w:hAnsi="Arial" w:cs="Arial"/>
                <w:color w:val="000000"/>
                <w:sz w:val="24"/>
                <w:szCs w:val="24"/>
                <w:highlight w:val="green"/>
              </w:rPr>
              <w:lastRenderedPageBreak/>
              <w:t>&lt;flashcard&gt;</w:t>
            </w:r>
          </w:p>
        </w:tc>
      </w:tr>
      <w:tr w:rsidR="00B146B2" w14:paraId="2DB9C9E9" w14:textId="77777777" w:rsidTr="00DF148D">
        <w:trPr>
          <w:trHeight w:val="847"/>
        </w:trPr>
        <w:tc>
          <w:tcPr>
            <w:tcW w:w="4077" w:type="dxa"/>
            <w:shd w:val="clear" w:color="auto" w:fill="auto"/>
          </w:tcPr>
          <w:p w14:paraId="171691D9" w14:textId="63D7DC1E" w:rsidR="00B146B2" w:rsidRPr="0087672B" w:rsidRDefault="00B146B2" w:rsidP="00B146B2">
            <w:pPr>
              <w:spacing w:before="240" w:after="240"/>
              <w:rPr>
                <w:rFonts w:ascii="Arial" w:eastAsia="Arial" w:hAnsi="Arial" w:cs="Arial"/>
                <w:color w:val="000000"/>
                <w:sz w:val="24"/>
                <w:szCs w:val="24"/>
                <w:highlight w:val="cyan"/>
              </w:rPr>
            </w:pPr>
            <w:r w:rsidRPr="0087672B">
              <w:rPr>
                <w:rFonts w:ascii="Arial" w:eastAsia="Arial" w:hAnsi="Arial" w:cs="Arial"/>
                <w:color w:val="000000"/>
                <w:sz w:val="24"/>
                <w:szCs w:val="24"/>
                <w:highlight w:val="green"/>
              </w:rPr>
              <w:t>&lt;frente&gt;</w:t>
            </w:r>
            <w:r>
              <w:rPr>
                <w:rFonts w:ascii="Arial" w:eastAsia="Arial" w:hAnsi="Arial" w:cs="Arial"/>
                <w:color w:val="000000"/>
                <w:sz w:val="24"/>
                <w:szCs w:val="24"/>
              </w:rPr>
              <w:t xml:space="preserve"> </w:t>
            </w:r>
            <w:r w:rsidR="00DF148D" w:rsidRPr="00F61406">
              <w:rPr>
                <w:rFonts w:ascii="Arial" w:eastAsia="Arial" w:hAnsi="Arial" w:cs="Arial"/>
                <w:b/>
                <w:color w:val="000000"/>
                <w:sz w:val="24"/>
                <w:szCs w:val="24"/>
              </w:rPr>
              <w:t>SEBRAE</w:t>
            </w:r>
          </w:p>
        </w:tc>
        <w:tc>
          <w:tcPr>
            <w:tcW w:w="4395" w:type="dxa"/>
            <w:shd w:val="clear" w:color="auto" w:fill="auto"/>
          </w:tcPr>
          <w:p w14:paraId="57E600CE" w14:textId="4005C078" w:rsidR="00B146B2" w:rsidRPr="0087672B" w:rsidRDefault="00B146B2" w:rsidP="00B146B2">
            <w:pPr>
              <w:spacing w:before="240" w:after="240"/>
              <w:rPr>
                <w:rFonts w:ascii="Arial" w:eastAsia="Arial" w:hAnsi="Arial" w:cs="Arial"/>
                <w:color w:val="000000"/>
                <w:sz w:val="24"/>
                <w:szCs w:val="24"/>
                <w:highlight w:val="cyan"/>
              </w:rPr>
            </w:pPr>
            <w:r w:rsidRPr="0087672B">
              <w:rPr>
                <w:rFonts w:ascii="Arial" w:eastAsia="Arial" w:hAnsi="Arial" w:cs="Arial"/>
                <w:color w:val="000000"/>
                <w:sz w:val="24"/>
                <w:szCs w:val="24"/>
                <w:highlight w:val="green"/>
              </w:rPr>
              <w:t>&lt;frente&gt;</w:t>
            </w:r>
            <w:r>
              <w:rPr>
                <w:rFonts w:ascii="Arial" w:eastAsia="Arial" w:hAnsi="Arial" w:cs="Arial"/>
                <w:color w:val="000000"/>
                <w:sz w:val="24"/>
                <w:szCs w:val="24"/>
              </w:rPr>
              <w:t xml:space="preserve"> </w:t>
            </w:r>
            <w:r w:rsidR="00DF148D" w:rsidRPr="00DF148D">
              <w:rPr>
                <w:rFonts w:ascii="Arial" w:eastAsia="Arial" w:hAnsi="Arial" w:cs="Arial"/>
                <w:b/>
                <w:color w:val="000000"/>
                <w:sz w:val="24"/>
                <w:szCs w:val="24"/>
              </w:rPr>
              <w:t>Instituto Brasileiro de Coaching</w:t>
            </w:r>
          </w:p>
        </w:tc>
      </w:tr>
      <w:tr w:rsidR="00B146B2" w14:paraId="146115A6" w14:textId="77777777" w:rsidTr="00B146B2">
        <w:tc>
          <w:tcPr>
            <w:tcW w:w="4077" w:type="dxa"/>
            <w:shd w:val="clear" w:color="auto" w:fill="auto"/>
          </w:tcPr>
          <w:p w14:paraId="4B83B8C6" w14:textId="051652C9" w:rsidR="00B146B2" w:rsidRDefault="00B146B2" w:rsidP="00B146B2">
            <w:pPr>
              <w:spacing w:before="240" w:after="240"/>
            </w:pPr>
            <w:r w:rsidRPr="0087672B">
              <w:rPr>
                <w:rFonts w:ascii="Arial" w:eastAsia="Arial" w:hAnsi="Arial" w:cs="Arial"/>
                <w:color w:val="000000"/>
                <w:sz w:val="24"/>
                <w:szCs w:val="24"/>
                <w:highlight w:val="green"/>
              </w:rPr>
              <w:t>&lt;verso&gt;</w:t>
            </w:r>
            <w:r>
              <w:rPr>
                <w:rFonts w:ascii="Arial" w:eastAsia="Arial" w:hAnsi="Arial" w:cs="Arial"/>
                <w:color w:val="000000"/>
                <w:sz w:val="24"/>
                <w:szCs w:val="24"/>
              </w:rPr>
              <w:br/>
            </w:r>
            <w:r w:rsidR="00DF148D" w:rsidRPr="00DF148D">
              <w:rPr>
                <w:rFonts w:ascii="Arial" w:hAnsi="Arial" w:cs="Arial"/>
                <w:sz w:val="24"/>
                <w:szCs w:val="24"/>
              </w:rPr>
              <w:t>“Ter excelência no desenvolvimento dos pequenos negócios, contribuindo para a construção de um país mais justo, competitivo e sustentável. ”</w:t>
            </w:r>
          </w:p>
          <w:p w14:paraId="17546890" w14:textId="2C6A6786" w:rsidR="00B146B2" w:rsidRPr="00B146B2" w:rsidRDefault="00DF148D" w:rsidP="00B146B2">
            <w:pPr>
              <w:spacing w:before="240" w:after="240"/>
              <w:rPr>
                <w:rFonts w:ascii="Arial" w:eastAsia="Arial" w:hAnsi="Arial" w:cs="Arial"/>
                <w:color w:val="000000"/>
                <w:sz w:val="20"/>
                <w:szCs w:val="20"/>
              </w:rPr>
            </w:pPr>
            <w:r w:rsidRPr="00F61406">
              <w:rPr>
                <w:rFonts w:ascii="Arial" w:eastAsia="Arial" w:hAnsi="Arial" w:cs="Arial"/>
                <w:bCs/>
                <w:sz w:val="20"/>
                <w:szCs w:val="24"/>
              </w:rPr>
              <w:t xml:space="preserve">Fonte: </w:t>
            </w:r>
            <w:hyperlink r:id="rId66" w:history="1">
              <w:r w:rsidRPr="00734635">
                <w:rPr>
                  <w:rStyle w:val="Hyperlink"/>
                  <w:sz w:val="18"/>
                </w:rPr>
                <w:t>https://www.sebrae.com.br/sites/PortalSebrae/canais_</w:t>
              </w:r>
              <w:r w:rsidRPr="00734635">
                <w:rPr>
                  <w:rStyle w:val="Hyperlink"/>
                  <w:sz w:val="18"/>
                </w:rPr>
                <w:br/>
                <w:t>adicionais/conheca_estrategia</w:t>
              </w:r>
            </w:hyperlink>
          </w:p>
        </w:tc>
        <w:tc>
          <w:tcPr>
            <w:tcW w:w="4395" w:type="dxa"/>
            <w:shd w:val="clear" w:color="auto" w:fill="auto"/>
          </w:tcPr>
          <w:p w14:paraId="1C3C0D9E" w14:textId="761639FB" w:rsidR="00B146B2" w:rsidRDefault="00B146B2" w:rsidP="00B146B2">
            <w:pPr>
              <w:spacing w:before="240" w:after="240"/>
              <w:rPr>
                <w:rFonts w:ascii="Arial" w:eastAsia="Arial" w:hAnsi="Arial" w:cs="Arial"/>
                <w:bCs/>
                <w:sz w:val="24"/>
                <w:szCs w:val="24"/>
              </w:rPr>
            </w:pPr>
            <w:r w:rsidRPr="0087672B">
              <w:rPr>
                <w:rFonts w:ascii="Arial" w:eastAsia="Arial" w:hAnsi="Arial" w:cs="Arial"/>
                <w:color w:val="000000"/>
                <w:sz w:val="24"/>
                <w:szCs w:val="24"/>
                <w:highlight w:val="green"/>
              </w:rPr>
              <w:t>&lt;verso&gt;</w:t>
            </w:r>
            <w:r>
              <w:rPr>
                <w:rFonts w:ascii="Arial" w:eastAsia="Arial" w:hAnsi="Arial" w:cs="Arial"/>
                <w:color w:val="000000"/>
                <w:sz w:val="24"/>
                <w:szCs w:val="24"/>
              </w:rPr>
              <w:br/>
            </w:r>
            <w:r w:rsidR="00DF148D">
              <w:rPr>
                <w:rFonts w:ascii="Arial" w:eastAsia="Arial" w:hAnsi="Arial" w:cs="Arial"/>
                <w:bCs/>
                <w:sz w:val="24"/>
                <w:szCs w:val="24"/>
              </w:rPr>
              <w:t>“</w:t>
            </w:r>
            <w:r w:rsidR="00DF148D" w:rsidRPr="00DF148D">
              <w:rPr>
                <w:rFonts w:ascii="Arial" w:eastAsia="Arial" w:hAnsi="Arial" w:cs="Arial"/>
                <w:bCs/>
                <w:sz w:val="24"/>
                <w:szCs w:val="24"/>
              </w:rPr>
              <w:t>Ser a maior Escola de Coaching do Mundo.</w:t>
            </w:r>
            <w:r w:rsidR="00DF148D">
              <w:rPr>
                <w:rFonts w:ascii="Arial" w:eastAsia="Arial" w:hAnsi="Arial" w:cs="Arial"/>
                <w:bCs/>
                <w:sz w:val="24"/>
                <w:szCs w:val="24"/>
              </w:rPr>
              <w:t>”</w:t>
            </w:r>
          </w:p>
          <w:p w14:paraId="46E32DCE" w14:textId="75419734" w:rsidR="00B146B2" w:rsidRPr="0087672B" w:rsidRDefault="00B146B2" w:rsidP="00B146B2">
            <w:pPr>
              <w:spacing w:before="240" w:after="240"/>
              <w:rPr>
                <w:rFonts w:ascii="Arial" w:eastAsia="Arial" w:hAnsi="Arial" w:cs="Arial"/>
                <w:color w:val="000000"/>
                <w:sz w:val="24"/>
                <w:szCs w:val="24"/>
              </w:rPr>
            </w:pPr>
          </w:p>
        </w:tc>
      </w:tr>
      <w:tr w:rsidR="00B146B2" w14:paraId="6E4556B9" w14:textId="77777777" w:rsidTr="00B146B2">
        <w:tc>
          <w:tcPr>
            <w:tcW w:w="4077" w:type="dxa"/>
            <w:shd w:val="clear" w:color="auto" w:fill="auto"/>
          </w:tcPr>
          <w:p w14:paraId="6B8844AA" w14:textId="4FC9E27D" w:rsidR="00B146B2" w:rsidRPr="0087672B" w:rsidRDefault="00B146B2" w:rsidP="00B146B2">
            <w:pPr>
              <w:spacing w:before="240" w:after="240"/>
              <w:rPr>
                <w:rFonts w:ascii="Arial" w:eastAsia="Arial" w:hAnsi="Arial" w:cs="Arial"/>
                <w:color w:val="000000"/>
                <w:sz w:val="24"/>
                <w:szCs w:val="24"/>
                <w:highlight w:val="green"/>
              </w:rPr>
            </w:pPr>
            <w:r w:rsidRPr="0087672B">
              <w:rPr>
                <w:rFonts w:ascii="Arial" w:eastAsia="Arial" w:hAnsi="Arial" w:cs="Arial"/>
                <w:color w:val="000000"/>
                <w:sz w:val="24"/>
                <w:szCs w:val="24"/>
                <w:highlight w:val="green"/>
              </w:rPr>
              <w:t>&lt;frente&gt;</w:t>
            </w:r>
            <w:r>
              <w:rPr>
                <w:rFonts w:ascii="Arial" w:eastAsia="Arial" w:hAnsi="Arial" w:cs="Arial"/>
                <w:color w:val="000000"/>
                <w:sz w:val="24"/>
                <w:szCs w:val="24"/>
              </w:rPr>
              <w:t xml:space="preserve"> </w:t>
            </w:r>
            <w:r w:rsidR="00DF148D" w:rsidRPr="00DF148D">
              <w:rPr>
                <w:rFonts w:ascii="Arial" w:eastAsia="Arial" w:hAnsi="Arial" w:cs="Arial"/>
                <w:b/>
                <w:color w:val="000000"/>
                <w:sz w:val="24"/>
                <w:szCs w:val="24"/>
              </w:rPr>
              <w:t>Disney</w:t>
            </w:r>
          </w:p>
        </w:tc>
        <w:tc>
          <w:tcPr>
            <w:tcW w:w="4395" w:type="dxa"/>
            <w:shd w:val="clear" w:color="auto" w:fill="auto"/>
          </w:tcPr>
          <w:p w14:paraId="65BF12E9" w14:textId="084C0EE5" w:rsidR="00B146B2" w:rsidRPr="0087672B" w:rsidRDefault="00B146B2" w:rsidP="00B146B2">
            <w:pPr>
              <w:spacing w:before="240" w:after="240"/>
              <w:rPr>
                <w:rFonts w:ascii="Arial" w:eastAsia="Arial" w:hAnsi="Arial" w:cs="Arial"/>
                <w:color w:val="000000"/>
                <w:sz w:val="24"/>
                <w:szCs w:val="24"/>
                <w:highlight w:val="green"/>
              </w:rPr>
            </w:pPr>
            <w:r w:rsidRPr="0087672B">
              <w:rPr>
                <w:rFonts w:ascii="Arial" w:eastAsia="Arial" w:hAnsi="Arial" w:cs="Arial"/>
                <w:color w:val="000000"/>
                <w:sz w:val="24"/>
                <w:szCs w:val="24"/>
                <w:highlight w:val="green"/>
              </w:rPr>
              <w:t>&lt;frente&gt;</w:t>
            </w:r>
            <w:r>
              <w:rPr>
                <w:rFonts w:ascii="Arial" w:eastAsia="Arial" w:hAnsi="Arial" w:cs="Arial"/>
                <w:color w:val="000000"/>
                <w:sz w:val="24"/>
                <w:szCs w:val="24"/>
              </w:rPr>
              <w:t xml:space="preserve"> </w:t>
            </w:r>
            <w:r w:rsidR="00DF148D" w:rsidRPr="00DF148D">
              <w:rPr>
                <w:rFonts w:ascii="Arial" w:eastAsia="Arial" w:hAnsi="Arial" w:cs="Arial"/>
                <w:b/>
                <w:color w:val="000000"/>
                <w:sz w:val="24"/>
                <w:szCs w:val="24"/>
              </w:rPr>
              <w:t>Coca-Cola</w:t>
            </w:r>
          </w:p>
        </w:tc>
      </w:tr>
      <w:tr w:rsidR="00B146B2" w14:paraId="37AAB746" w14:textId="77777777" w:rsidTr="00B146B2">
        <w:tc>
          <w:tcPr>
            <w:tcW w:w="4077" w:type="dxa"/>
            <w:shd w:val="clear" w:color="auto" w:fill="auto"/>
          </w:tcPr>
          <w:p w14:paraId="71F63834" w14:textId="5137E5A1" w:rsidR="00B146B2" w:rsidRPr="00B146B2" w:rsidRDefault="00B146B2" w:rsidP="00B146B2">
            <w:pPr>
              <w:spacing w:before="240" w:after="240"/>
              <w:rPr>
                <w:rFonts w:ascii="Arial" w:eastAsia="Arial" w:hAnsi="Arial" w:cs="Arial"/>
                <w:color w:val="000000"/>
                <w:sz w:val="20"/>
                <w:szCs w:val="20"/>
                <w:highlight w:val="green"/>
              </w:rPr>
            </w:pPr>
            <w:r w:rsidRPr="0087672B">
              <w:rPr>
                <w:rFonts w:ascii="Arial" w:eastAsia="Arial" w:hAnsi="Arial" w:cs="Arial"/>
                <w:color w:val="000000"/>
                <w:sz w:val="24"/>
                <w:szCs w:val="24"/>
                <w:highlight w:val="green"/>
              </w:rPr>
              <w:t>&lt;verso&gt;</w:t>
            </w:r>
            <w:r>
              <w:rPr>
                <w:rFonts w:ascii="Arial" w:eastAsia="Arial" w:hAnsi="Arial" w:cs="Arial"/>
                <w:color w:val="000000"/>
                <w:sz w:val="24"/>
                <w:szCs w:val="24"/>
              </w:rPr>
              <w:br/>
            </w:r>
            <w:r w:rsidR="00DF148D">
              <w:rPr>
                <w:rFonts w:ascii="Arial" w:hAnsi="Arial" w:cs="Arial"/>
                <w:sz w:val="24"/>
                <w:szCs w:val="24"/>
              </w:rPr>
              <w:t>“</w:t>
            </w:r>
            <w:r w:rsidR="00DF148D" w:rsidRPr="00DF148D">
              <w:rPr>
                <w:rFonts w:ascii="Arial" w:hAnsi="Arial" w:cs="Arial"/>
                <w:sz w:val="24"/>
                <w:szCs w:val="24"/>
              </w:rPr>
              <w:t>Criar um mundo onde todos possam se sentir crianças.</w:t>
            </w:r>
            <w:r w:rsidR="00DF148D">
              <w:rPr>
                <w:rFonts w:ascii="Arial" w:hAnsi="Arial" w:cs="Arial"/>
                <w:sz w:val="24"/>
                <w:szCs w:val="24"/>
              </w:rPr>
              <w:t>”</w:t>
            </w:r>
          </w:p>
        </w:tc>
        <w:tc>
          <w:tcPr>
            <w:tcW w:w="4395" w:type="dxa"/>
            <w:shd w:val="clear" w:color="auto" w:fill="auto"/>
          </w:tcPr>
          <w:p w14:paraId="101CB078" w14:textId="2FAC3EAB" w:rsidR="00B146B2" w:rsidRPr="0087672B" w:rsidRDefault="00B146B2" w:rsidP="00B146B2">
            <w:pPr>
              <w:spacing w:before="240" w:after="240"/>
              <w:rPr>
                <w:rFonts w:ascii="Arial" w:eastAsia="Arial" w:hAnsi="Arial" w:cs="Arial"/>
                <w:color w:val="000000"/>
                <w:sz w:val="24"/>
                <w:szCs w:val="24"/>
                <w:highlight w:val="green"/>
              </w:rPr>
            </w:pPr>
            <w:r w:rsidRPr="0087672B">
              <w:rPr>
                <w:rFonts w:ascii="Arial" w:eastAsia="Arial" w:hAnsi="Arial" w:cs="Arial"/>
                <w:color w:val="000000"/>
                <w:sz w:val="24"/>
                <w:szCs w:val="24"/>
                <w:highlight w:val="green"/>
              </w:rPr>
              <w:t>&lt;verso&gt;</w:t>
            </w:r>
            <w:r>
              <w:rPr>
                <w:rFonts w:ascii="Arial" w:eastAsia="Arial" w:hAnsi="Arial" w:cs="Arial"/>
                <w:color w:val="000000"/>
                <w:sz w:val="24"/>
                <w:szCs w:val="24"/>
              </w:rPr>
              <w:br/>
            </w:r>
            <w:r w:rsidR="00DF148D">
              <w:rPr>
                <w:rFonts w:ascii="Arial" w:hAnsi="Arial" w:cs="Arial"/>
                <w:sz w:val="24"/>
                <w:szCs w:val="24"/>
              </w:rPr>
              <w:t>“</w:t>
            </w:r>
            <w:r w:rsidR="00DF148D" w:rsidRPr="00DF148D">
              <w:rPr>
                <w:rFonts w:ascii="Arial" w:hAnsi="Arial" w:cs="Arial"/>
                <w:sz w:val="24"/>
                <w:szCs w:val="24"/>
              </w:rPr>
              <w:t>Matar a sede do mundo.</w:t>
            </w:r>
            <w:r w:rsidR="00DF148D">
              <w:rPr>
                <w:rFonts w:ascii="Arial" w:hAnsi="Arial" w:cs="Arial"/>
                <w:sz w:val="24"/>
                <w:szCs w:val="24"/>
              </w:rPr>
              <w:t>”</w:t>
            </w:r>
          </w:p>
        </w:tc>
      </w:tr>
      <w:tr w:rsidR="00B146B2" w14:paraId="55E79872" w14:textId="77777777" w:rsidTr="00B146B2">
        <w:tc>
          <w:tcPr>
            <w:tcW w:w="4077" w:type="dxa"/>
            <w:shd w:val="clear" w:color="auto" w:fill="auto"/>
          </w:tcPr>
          <w:p w14:paraId="2B45BD71" w14:textId="1260507A" w:rsidR="00B146B2" w:rsidRPr="0087672B" w:rsidRDefault="00B146B2" w:rsidP="00B146B2">
            <w:pPr>
              <w:spacing w:before="240" w:after="240"/>
              <w:rPr>
                <w:rFonts w:ascii="Arial" w:eastAsia="Arial" w:hAnsi="Arial" w:cs="Arial"/>
                <w:color w:val="000000"/>
                <w:sz w:val="24"/>
                <w:szCs w:val="24"/>
                <w:highlight w:val="green"/>
              </w:rPr>
            </w:pPr>
            <w:r w:rsidRPr="0087672B">
              <w:rPr>
                <w:rFonts w:ascii="Arial" w:eastAsia="Arial" w:hAnsi="Arial" w:cs="Arial"/>
                <w:color w:val="000000"/>
                <w:sz w:val="24"/>
                <w:szCs w:val="24"/>
                <w:highlight w:val="green"/>
              </w:rPr>
              <w:t>&lt;frente&gt;</w:t>
            </w:r>
            <w:r>
              <w:rPr>
                <w:rFonts w:ascii="Arial" w:eastAsia="Arial" w:hAnsi="Arial" w:cs="Arial"/>
                <w:color w:val="000000"/>
                <w:sz w:val="24"/>
                <w:szCs w:val="24"/>
              </w:rPr>
              <w:t xml:space="preserve"> </w:t>
            </w:r>
            <w:r w:rsidR="00DF148D" w:rsidRPr="00DF148D">
              <w:rPr>
                <w:rFonts w:ascii="Arial" w:eastAsia="Arial" w:hAnsi="Arial" w:cs="Arial"/>
                <w:b/>
                <w:color w:val="000000"/>
                <w:sz w:val="24"/>
                <w:szCs w:val="24"/>
              </w:rPr>
              <w:t>Petrobrás Visão 2030</w:t>
            </w:r>
          </w:p>
        </w:tc>
        <w:tc>
          <w:tcPr>
            <w:tcW w:w="4395" w:type="dxa"/>
            <w:shd w:val="clear" w:color="auto" w:fill="auto"/>
          </w:tcPr>
          <w:p w14:paraId="2D8156B1" w14:textId="601BEE72" w:rsidR="00B146B2" w:rsidRPr="0087672B" w:rsidRDefault="00B146B2" w:rsidP="00B146B2">
            <w:pPr>
              <w:spacing w:before="240" w:after="240"/>
              <w:rPr>
                <w:rFonts w:ascii="Arial" w:eastAsia="Arial" w:hAnsi="Arial" w:cs="Arial"/>
                <w:color w:val="000000"/>
                <w:sz w:val="24"/>
                <w:szCs w:val="24"/>
                <w:highlight w:val="green"/>
              </w:rPr>
            </w:pPr>
          </w:p>
        </w:tc>
      </w:tr>
      <w:tr w:rsidR="00B146B2" w14:paraId="1F07EF72" w14:textId="77777777" w:rsidTr="00B146B2">
        <w:tc>
          <w:tcPr>
            <w:tcW w:w="4077" w:type="dxa"/>
            <w:shd w:val="clear" w:color="auto" w:fill="auto"/>
          </w:tcPr>
          <w:p w14:paraId="3C64DB73" w14:textId="7BCC1A5A" w:rsidR="00B146B2" w:rsidRPr="0087672B" w:rsidRDefault="00B146B2" w:rsidP="00B146B2">
            <w:pPr>
              <w:spacing w:before="240" w:after="240"/>
              <w:rPr>
                <w:rFonts w:ascii="Arial" w:eastAsia="Arial" w:hAnsi="Arial" w:cs="Arial"/>
                <w:color w:val="000000"/>
                <w:sz w:val="24"/>
                <w:szCs w:val="24"/>
                <w:highlight w:val="green"/>
              </w:rPr>
            </w:pPr>
            <w:r w:rsidRPr="0087672B">
              <w:rPr>
                <w:rFonts w:ascii="Arial" w:eastAsia="Arial" w:hAnsi="Arial" w:cs="Arial"/>
                <w:color w:val="000000"/>
                <w:sz w:val="24"/>
                <w:szCs w:val="24"/>
                <w:highlight w:val="green"/>
              </w:rPr>
              <w:t>&lt;verso&gt;</w:t>
            </w:r>
            <w:r>
              <w:rPr>
                <w:rFonts w:ascii="Arial" w:eastAsia="Arial" w:hAnsi="Arial" w:cs="Arial"/>
                <w:color w:val="000000"/>
                <w:sz w:val="24"/>
                <w:szCs w:val="24"/>
              </w:rPr>
              <w:br/>
            </w:r>
            <w:r w:rsidR="00DF148D">
              <w:rPr>
                <w:rFonts w:ascii="Arial" w:hAnsi="Arial" w:cs="Arial"/>
                <w:sz w:val="24"/>
                <w:szCs w:val="24"/>
              </w:rPr>
              <w:t>“</w:t>
            </w:r>
            <w:r w:rsidR="00DF148D" w:rsidRPr="00DF148D">
              <w:rPr>
                <w:rFonts w:ascii="Arial" w:hAnsi="Arial" w:cs="Arial"/>
                <w:sz w:val="24"/>
                <w:szCs w:val="24"/>
              </w:rPr>
              <w:t>Ser uma das cinco maiores empresas integradas de energia do mundo e a preferida dos seus públicos de interesse.</w:t>
            </w:r>
            <w:r w:rsidR="00DF148D">
              <w:rPr>
                <w:rFonts w:ascii="Arial" w:hAnsi="Arial" w:cs="Arial"/>
                <w:sz w:val="24"/>
                <w:szCs w:val="24"/>
              </w:rPr>
              <w:t>”</w:t>
            </w:r>
          </w:p>
        </w:tc>
        <w:tc>
          <w:tcPr>
            <w:tcW w:w="4395" w:type="dxa"/>
            <w:shd w:val="clear" w:color="auto" w:fill="auto"/>
          </w:tcPr>
          <w:p w14:paraId="31CCF60C" w14:textId="2A978014" w:rsidR="00B146B2" w:rsidRPr="00F61406" w:rsidRDefault="00B146B2" w:rsidP="00B146B2">
            <w:pPr>
              <w:spacing w:before="240" w:after="240"/>
              <w:rPr>
                <w:rFonts w:ascii="Arial" w:hAnsi="Arial" w:cs="Arial"/>
                <w:sz w:val="24"/>
                <w:szCs w:val="24"/>
              </w:rPr>
            </w:pPr>
          </w:p>
        </w:tc>
      </w:tr>
    </w:tbl>
    <w:p w14:paraId="0E79AE07" w14:textId="77777777" w:rsidR="00B146B2" w:rsidRDefault="00B146B2" w:rsidP="00B146B2">
      <w:pPr>
        <w:pStyle w:val="NormalED"/>
      </w:pPr>
    </w:p>
    <w:p w14:paraId="537F0612" w14:textId="77777777" w:rsidR="00246505" w:rsidRDefault="00B146B2" w:rsidP="00246505">
      <w:pPr>
        <w:pStyle w:val="NormalED"/>
        <w:spacing w:line="276" w:lineRule="auto"/>
      </w:pPr>
      <w:r>
        <w:t>Vamos</w:t>
      </w:r>
      <w:r w:rsidR="00DF148D">
        <w:t xml:space="preserve"> para a </w:t>
      </w:r>
      <w:r>
        <w:t>pr</w:t>
      </w:r>
      <w:r w:rsidR="00DF148D">
        <w:t>ática!</w:t>
      </w:r>
    </w:p>
    <w:tbl>
      <w:tblPr>
        <w:tblStyle w:val="Tabelacomgrade"/>
        <w:tblW w:w="0" w:type="auto"/>
        <w:tblLook w:val="04A0" w:firstRow="1" w:lastRow="0" w:firstColumn="1" w:lastColumn="0" w:noHBand="0" w:noVBand="1"/>
      </w:tblPr>
      <w:tblGrid>
        <w:gridCol w:w="9209"/>
      </w:tblGrid>
      <w:tr w:rsidR="00246505" w14:paraId="3819DE93" w14:textId="77777777" w:rsidTr="00D61B72">
        <w:tc>
          <w:tcPr>
            <w:tcW w:w="9209" w:type="dxa"/>
          </w:tcPr>
          <w:p w14:paraId="0D1D4CD9" w14:textId="77777777" w:rsidR="00246505" w:rsidRPr="004822D5" w:rsidRDefault="00246505" w:rsidP="00D61B72">
            <w:pPr>
              <w:spacing w:before="240" w:after="240"/>
              <w:rPr>
                <w:rFonts w:ascii="Arial" w:eastAsia="Arial" w:hAnsi="Arial" w:cs="Arial"/>
                <w:bCs/>
                <w:sz w:val="24"/>
                <w:szCs w:val="24"/>
              </w:rPr>
            </w:pPr>
            <w:r w:rsidRPr="00DF148D">
              <w:rPr>
                <w:rFonts w:ascii="Arial" w:eastAsia="Arial" w:hAnsi="Arial" w:cs="Arial"/>
                <w:color w:val="000000"/>
                <w:sz w:val="24"/>
                <w:szCs w:val="24"/>
                <w:highlight w:val="green"/>
              </w:rPr>
              <w:t xml:space="preserve">&lt;Recurso Educacional </w:t>
            </w:r>
            <w:r w:rsidRPr="00DF148D">
              <w:rPr>
                <w:rFonts w:ascii="Arial" w:eastAsia="Arial" w:hAnsi="Arial" w:cs="Arial"/>
                <w:b/>
                <w:color w:val="000000"/>
                <w:sz w:val="24"/>
                <w:szCs w:val="24"/>
                <w:highlight w:val="green"/>
              </w:rPr>
              <w:t>“Mão na massa”</w:t>
            </w:r>
            <w:r w:rsidRPr="00DF148D">
              <w:rPr>
                <w:rFonts w:ascii="Arial" w:eastAsia="Arial" w:hAnsi="Arial" w:cs="Arial"/>
                <w:color w:val="000000"/>
                <w:sz w:val="24"/>
                <w:szCs w:val="24"/>
                <w:highlight w:val="green"/>
              </w:rPr>
              <w:t>&gt;</w:t>
            </w:r>
          </w:p>
        </w:tc>
      </w:tr>
      <w:tr w:rsidR="00246505" w14:paraId="59E0564D" w14:textId="77777777" w:rsidTr="00D61B72">
        <w:tc>
          <w:tcPr>
            <w:tcW w:w="9209" w:type="dxa"/>
          </w:tcPr>
          <w:p w14:paraId="537C7AA7" w14:textId="23D1B688" w:rsidR="00246505" w:rsidRDefault="00246505" w:rsidP="005009C2">
            <w:pPr>
              <w:pStyle w:val="SemEspaamento"/>
              <w:spacing w:line="276" w:lineRule="auto"/>
            </w:pPr>
            <w:r>
              <w:t xml:space="preserve">E a sua empresa? </w:t>
            </w:r>
            <w:r w:rsidRPr="00DF148D">
              <w:t>O que quer ser?</w:t>
            </w:r>
          </w:p>
          <w:p w14:paraId="697A3CEB" w14:textId="77777777" w:rsidR="00246505" w:rsidRDefault="00246505" w:rsidP="005009C2">
            <w:pPr>
              <w:pStyle w:val="SemEspaamento"/>
              <w:spacing w:line="276" w:lineRule="auto"/>
            </w:pPr>
            <w:r>
              <w:t>Questões que poderão nortear a construção de sua visão empresarial.</w:t>
            </w:r>
          </w:p>
          <w:p w14:paraId="118004ED" w14:textId="77777777" w:rsidR="00246505" w:rsidRDefault="00246505" w:rsidP="005009C2">
            <w:pPr>
              <w:pStyle w:val="SemEspaamento"/>
              <w:numPr>
                <w:ilvl w:val="0"/>
                <w:numId w:val="26"/>
              </w:numPr>
              <w:spacing w:line="276" w:lineRule="auto"/>
            </w:pPr>
            <w:r>
              <w:t>Qual o lugar que a empresa deverá ocupar no mercado?</w:t>
            </w:r>
          </w:p>
          <w:p w14:paraId="7749ADBE" w14:textId="77777777" w:rsidR="00246505" w:rsidRDefault="00246505" w:rsidP="005009C2">
            <w:pPr>
              <w:pStyle w:val="SemEspaamento"/>
              <w:numPr>
                <w:ilvl w:val="0"/>
                <w:numId w:val="26"/>
              </w:numPr>
              <w:spacing w:line="276" w:lineRule="auto"/>
            </w:pPr>
            <w:r>
              <w:t>Em qual tempo este lugar deverá ser ocupado?</w:t>
            </w:r>
          </w:p>
          <w:p w14:paraId="609B5452" w14:textId="77777777" w:rsidR="00246505" w:rsidRDefault="00246505" w:rsidP="005009C2">
            <w:pPr>
              <w:pStyle w:val="SemEspaamento"/>
              <w:numPr>
                <w:ilvl w:val="0"/>
                <w:numId w:val="26"/>
              </w:numPr>
              <w:spacing w:line="276" w:lineRule="auto"/>
            </w:pPr>
            <w:r>
              <w:lastRenderedPageBreak/>
              <w:t>O que inspira sua empresa?</w:t>
            </w:r>
          </w:p>
          <w:p w14:paraId="41FEC932" w14:textId="77777777" w:rsidR="00246505" w:rsidRDefault="00246505" w:rsidP="005009C2">
            <w:pPr>
              <w:pStyle w:val="SemEspaamento"/>
              <w:numPr>
                <w:ilvl w:val="0"/>
                <w:numId w:val="26"/>
              </w:numPr>
              <w:spacing w:line="276" w:lineRule="auto"/>
            </w:pPr>
            <w:r>
              <w:t>Como será reconhecida?</w:t>
            </w:r>
          </w:p>
          <w:p w14:paraId="66796338" w14:textId="77777777" w:rsidR="00246505" w:rsidRPr="004822D5" w:rsidRDefault="00246505" w:rsidP="005009C2">
            <w:pPr>
              <w:pStyle w:val="SemEspaamento"/>
              <w:numPr>
                <w:ilvl w:val="0"/>
                <w:numId w:val="26"/>
              </w:numPr>
              <w:spacing w:line="276" w:lineRule="auto"/>
              <w:rPr>
                <w:bCs/>
                <w:szCs w:val="24"/>
              </w:rPr>
            </w:pPr>
            <w:r>
              <w:t>Qual será seu posicionamento no mercado?</w:t>
            </w:r>
          </w:p>
        </w:tc>
      </w:tr>
      <w:tr w:rsidR="00246505" w14:paraId="6CC5D572" w14:textId="77777777" w:rsidTr="00D61B72">
        <w:tc>
          <w:tcPr>
            <w:tcW w:w="9209" w:type="dxa"/>
          </w:tcPr>
          <w:p w14:paraId="0E5BA496" w14:textId="77777777" w:rsidR="00246505" w:rsidRDefault="00246505" w:rsidP="00D61B72">
            <w:pPr>
              <w:pStyle w:val="SemEspaamento"/>
              <w:spacing w:line="276" w:lineRule="auto"/>
            </w:pPr>
            <w:r w:rsidRPr="00764FEF">
              <w:rPr>
                <w:szCs w:val="24"/>
                <w:highlight w:val="green"/>
              </w:rPr>
              <w:lastRenderedPageBreak/>
              <w:t>&lt;máscara</w:t>
            </w:r>
            <w:r>
              <w:rPr>
                <w:szCs w:val="24"/>
                <w:highlight w:val="green"/>
              </w:rPr>
              <w:t xml:space="preserve"> do campo de resposta</w:t>
            </w:r>
            <w:r w:rsidRPr="00764FEF">
              <w:rPr>
                <w:szCs w:val="24"/>
                <w:highlight w:val="green"/>
              </w:rPr>
              <w:t>&gt;</w:t>
            </w:r>
            <w:r>
              <w:rPr>
                <w:szCs w:val="24"/>
              </w:rPr>
              <w:t xml:space="preserve"> </w:t>
            </w:r>
            <w:r>
              <w:rPr>
                <w:i/>
                <w:color w:val="595959" w:themeColor="text1" w:themeTint="A6"/>
                <w:szCs w:val="24"/>
              </w:rPr>
              <w:t>Digite aqui sua opinião</w:t>
            </w:r>
            <w:r w:rsidRPr="00764FEF">
              <w:rPr>
                <w:i/>
                <w:color w:val="595959" w:themeColor="text1" w:themeTint="A6"/>
                <w:szCs w:val="24"/>
              </w:rPr>
              <w:t>.</w:t>
            </w:r>
          </w:p>
        </w:tc>
      </w:tr>
    </w:tbl>
    <w:p w14:paraId="7C9A7723" w14:textId="77777777" w:rsidR="00246505" w:rsidRDefault="00246505" w:rsidP="00246505">
      <w:pPr>
        <w:spacing w:after="120" w:line="240" w:lineRule="auto"/>
        <w:rPr>
          <w:rFonts w:ascii="Arial" w:hAnsi="Arial" w:cs="Arial"/>
          <w:b/>
          <w:sz w:val="24"/>
          <w:szCs w:val="24"/>
          <w:highlight w:val="green"/>
        </w:rPr>
      </w:pPr>
    </w:p>
    <w:p w14:paraId="525F2913" w14:textId="3F8C8B3D" w:rsidR="00246505" w:rsidRPr="00B146B2" w:rsidRDefault="00246505" w:rsidP="00246505">
      <w:pPr>
        <w:spacing w:after="120"/>
        <w:rPr>
          <w:rFonts w:ascii="Arial" w:hAnsi="Arial" w:cs="Arial"/>
          <w:b/>
          <w:sz w:val="24"/>
          <w:szCs w:val="24"/>
        </w:rPr>
      </w:pPr>
      <w:r w:rsidRPr="00B146B2">
        <w:rPr>
          <w:rFonts w:ascii="Arial" w:hAnsi="Arial" w:cs="Arial"/>
          <w:b/>
          <w:sz w:val="24"/>
          <w:szCs w:val="24"/>
          <w:highlight w:val="green"/>
        </w:rPr>
        <w:t>&lt;SCO1</w:t>
      </w:r>
      <w:r w:rsidR="005009C2">
        <w:rPr>
          <w:rFonts w:ascii="Arial" w:hAnsi="Arial" w:cs="Arial"/>
          <w:b/>
          <w:sz w:val="24"/>
          <w:szCs w:val="24"/>
          <w:highlight w:val="green"/>
        </w:rPr>
        <w:t>2</w:t>
      </w:r>
      <w:r w:rsidRPr="00B146B2">
        <w:rPr>
          <w:rFonts w:ascii="Arial" w:hAnsi="Arial" w:cs="Arial"/>
          <w:b/>
          <w:sz w:val="24"/>
          <w:szCs w:val="24"/>
          <w:highlight w:val="green"/>
        </w:rPr>
        <w:t xml:space="preserve">&gt; </w:t>
      </w:r>
      <w:r>
        <w:rPr>
          <w:rFonts w:ascii="Arial" w:hAnsi="Arial" w:cs="Arial"/>
          <w:b/>
          <w:sz w:val="24"/>
          <w:szCs w:val="24"/>
        </w:rPr>
        <w:t>Valores</w:t>
      </w:r>
    </w:p>
    <w:p w14:paraId="27B7902D" w14:textId="6661FED1" w:rsidR="00246505" w:rsidRDefault="00246505" w:rsidP="00246505">
      <w:pPr>
        <w:spacing w:after="0" w:line="240" w:lineRule="auto"/>
        <w:jc w:val="both"/>
        <w:rPr>
          <w:rFonts w:ascii="Arial" w:eastAsia="Arial" w:hAnsi="Arial" w:cs="Arial"/>
          <w:color w:val="000000"/>
          <w:sz w:val="24"/>
          <w:szCs w:val="24"/>
        </w:rPr>
      </w:pPr>
      <w:r w:rsidRPr="00A92002">
        <w:rPr>
          <w:rFonts w:ascii="Arial" w:eastAsia="Arial" w:hAnsi="Arial" w:cs="Arial"/>
          <w:b/>
          <w:highlight w:val="cyan"/>
        </w:rPr>
        <w:t>&lt;Título&gt;</w:t>
      </w:r>
      <w:r>
        <w:rPr>
          <w:rFonts w:ascii="Arial" w:eastAsia="Arial" w:hAnsi="Arial" w:cs="Arial"/>
          <w:b/>
        </w:rPr>
        <w:t xml:space="preserve"> </w:t>
      </w:r>
      <w:r w:rsidRPr="00246505">
        <w:rPr>
          <w:rFonts w:ascii="Arial" w:eastAsia="Arial" w:hAnsi="Arial" w:cs="Arial"/>
          <w:color w:val="000000"/>
          <w:sz w:val="24"/>
          <w:szCs w:val="24"/>
        </w:rPr>
        <w:t>Valores</w:t>
      </w:r>
    </w:p>
    <w:p w14:paraId="4822D2C2" w14:textId="77777777" w:rsidR="00246505" w:rsidRDefault="00246505" w:rsidP="00246505">
      <w:pPr>
        <w:spacing w:after="0" w:line="240" w:lineRule="auto"/>
        <w:jc w:val="both"/>
        <w:rPr>
          <w:rFonts w:ascii="Arial" w:eastAsia="Arial" w:hAnsi="Arial" w:cs="Arial"/>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5633"/>
      </w:tblGrid>
      <w:tr w:rsidR="00246505" w14:paraId="7D91B0B4" w14:textId="77777777" w:rsidTr="00D61B72">
        <w:tc>
          <w:tcPr>
            <w:tcW w:w="3652" w:type="dxa"/>
            <w:shd w:val="clear" w:color="auto" w:fill="auto"/>
          </w:tcPr>
          <w:p w14:paraId="7AFC3018" w14:textId="77777777" w:rsidR="00246505" w:rsidRDefault="00246505" w:rsidP="00D61B72">
            <w:pPr>
              <w:spacing w:after="120" w:line="360" w:lineRule="auto"/>
              <w:rPr>
                <w:rFonts w:ascii="Arial" w:eastAsia="Arial" w:hAnsi="Arial" w:cs="Arial"/>
                <w:color w:val="000000"/>
                <w:sz w:val="24"/>
                <w:szCs w:val="24"/>
              </w:rPr>
            </w:pPr>
            <w:r w:rsidRPr="0087672B">
              <w:rPr>
                <w:rFonts w:ascii="Arial" w:eastAsia="Arial" w:hAnsi="Arial" w:cs="Arial"/>
                <w:color w:val="000000"/>
                <w:sz w:val="24"/>
                <w:szCs w:val="24"/>
                <w:highlight w:val="green"/>
              </w:rPr>
              <w:t>&lt;</w:t>
            </w:r>
            <w:r>
              <w:rPr>
                <w:rFonts w:ascii="Arial" w:eastAsia="Arial" w:hAnsi="Arial" w:cs="Arial"/>
                <w:color w:val="000000"/>
                <w:sz w:val="24"/>
                <w:szCs w:val="24"/>
                <w:highlight w:val="green"/>
              </w:rPr>
              <w:t>imagem de um lado e texto do outro</w:t>
            </w:r>
            <w:r w:rsidRPr="0087672B">
              <w:rPr>
                <w:rFonts w:ascii="Arial" w:eastAsia="Arial" w:hAnsi="Arial" w:cs="Arial"/>
                <w:color w:val="000000"/>
                <w:sz w:val="24"/>
                <w:szCs w:val="24"/>
                <w:highlight w:val="green"/>
              </w:rPr>
              <w:t>&gt;</w:t>
            </w:r>
          </w:p>
          <w:p w14:paraId="4ACCE53D" w14:textId="77777777" w:rsidR="00246505" w:rsidRDefault="00246505" w:rsidP="00D61B72">
            <w:pPr>
              <w:spacing w:after="120" w:line="360" w:lineRule="auto"/>
              <w:rPr>
                <w:szCs w:val="24"/>
              </w:rPr>
            </w:pPr>
            <w:r>
              <w:rPr>
                <w:noProof/>
                <w:szCs w:val="24"/>
                <w:lang w:eastAsia="pt-BR"/>
              </w:rPr>
              <w:drawing>
                <wp:inline distT="0" distB="0" distL="0" distR="0" wp14:anchorId="5344EA5D" wp14:editId="7D580AA7">
                  <wp:extent cx="1571625" cy="1460369"/>
                  <wp:effectExtent l="0" t="0" r="0" b="698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ores.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573490" cy="1462102"/>
                          </a:xfrm>
                          <a:prstGeom prst="rect">
                            <a:avLst/>
                          </a:prstGeom>
                        </pic:spPr>
                      </pic:pic>
                    </a:graphicData>
                  </a:graphic>
                </wp:inline>
              </w:drawing>
            </w:r>
          </w:p>
          <w:p w14:paraId="37CDFDD5" w14:textId="31832FD3" w:rsidR="00B473B0" w:rsidRDefault="00B473B0" w:rsidP="00D61B72">
            <w:pPr>
              <w:spacing w:after="120" w:line="360" w:lineRule="auto"/>
              <w:rPr>
                <w:szCs w:val="24"/>
              </w:rPr>
            </w:pPr>
            <w:r w:rsidRPr="00B473B0">
              <w:rPr>
                <w:rFonts w:ascii="Arial" w:hAnsi="Arial" w:cs="Arial"/>
                <w:sz w:val="24"/>
                <w:szCs w:val="24"/>
                <w:highlight w:val="cyan"/>
              </w:rPr>
              <w:t xml:space="preserve">Shutterstock ID </w:t>
            </w:r>
            <w:r w:rsidRPr="00B473B0">
              <w:rPr>
                <w:rFonts w:ascii="Arial" w:hAnsi="Arial" w:cs="Arial"/>
                <w:sz w:val="24"/>
                <w:szCs w:val="24"/>
                <w:highlight w:val="cyan"/>
                <w:shd w:val="clear" w:color="auto" w:fill="FFFFFF"/>
              </w:rPr>
              <w:t>1534864916</w:t>
            </w:r>
          </w:p>
        </w:tc>
        <w:tc>
          <w:tcPr>
            <w:tcW w:w="5633" w:type="dxa"/>
            <w:shd w:val="clear" w:color="auto" w:fill="auto"/>
          </w:tcPr>
          <w:p w14:paraId="748FAA9E" w14:textId="77777777" w:rsidR="00246505" w:rsidRDefault="00246505" w:rsidP="00D61B72">
            <w:pPr>
              <w:pStyle w:val="SemEspaamento"/>
              <w:spacing w:line="276" w:lineRule="auto"/>
              <w:jc w:val="both"/>
              <w:rPr>
                <w:szCs w:val="24"/>
                <w:highlight w:val="cyan"/>
              </w:rPr>
            </w:pPr>
            <w:r w:rsidRPr="00F57398">
              <w:rPr>
                <w:szCs w:val="24"/>
                <w:highlight w:val="cyan"/>
              </w:rPr>
              <w:t xml:space="preserve">&lt;DM&gt; </w:t>
            </w:r>
            <w:r>
              <w:rPr>
                <w:szCs w:val="24"/>
                <w:highlight w:val="cyan"/>
              </w:rPr>
              <w:t>Fazer um quadrado atrás do texto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5210"/>
            </w:tblGrid>
            <w:tr w:rsidR="00246505" w14:paraId="54D7D417" w14:textId="77777777" w:rsidTr="00D61B72">
              <w:trPr>
                <w:trHeight w:val="2581"/>
              </w:trPr>
              <w:tc>
                <w:tcPr>
                  <w:tcW w:w="5210" w:type="dxa"/>
                  <w:shd w:val="clear" w:color="auto" w:fill="EEECE1" w:themeFill="background2"/>
                </w:tcPr>
                <w:p w14:paraId="46917239" w14:textId="447E6D09" w:rsidR="00246505" w:rsidRDefault="00246505" w:rsidP="005009C2">
                  <w:pPr>
                    <w:pStyle w:val="NormalED"/>
                    <w:spacing w:line="276" w:lineRule="auto"/>
                    <w:rPr>
                      <w:szCs w:val="24"/>
                    </w:rPr>
                  </w:pPr>
                  <w:r>
                    <w:t>“Em uma organização</w:t>
                  </w:r>
                  <w:r w:rsidR="00B03DA9">
                    <w:t>,</w:t>
                  </w:r>
                  <w:r>
                    <w:t xml:space="preserve"> os valores ‘dizem’ e os comportamentos ‘fazem’. Portanto, os valores organizacionais podem ser definidos como princípios que guiam a vida da organização, tendo um papel</w:t>
                  </w:r>
                  <w:r w:rsidR="00B03DA9">
                    <w:t>,</w:t>
                  </w:r>
                  <w:r>
                    <w:t xml:space="preserve"> tanto de atender aos objetivos organizacionais</w:t>
                  </w:r>
                  <w:r w:rsidR="00B03DA9">
                    <w:t>,</w:t>
                  </w:r>
                  <w:r>
                    <w:t xml:space="preserve"> quanto de atender às necessidades dos indivíduos.”                                                                                                  (BARRET, 2000</w:t>
                  </w:r>
                  <w:proofErr w:type="gramStart"/>
                  <w:r>
                    <w:t>)</w:t>
                  </w:r>
                  <w:proofErr w:type="gramEnd"/>
                </w:p>
              </w:tc>
            </w:tr>
          </w:tbl>
          <w:p w14:paraId="76F058F5" w14:textId="77777777" w:rsidR="00246505" w:rsidRPr="0087672B" w:rsidRDefault="00246505" w:rsidP="00D61B72">
            <w:pPr>
              <w:pStyle w:val="SemEspaamento"/>
              <w:spacing w:line="276" w:lineRule="auto"/>
              <w:jc w:val="both"/>
              <w:rPr>
                <w:szCs w:val="24"/>
              </w:rPr>
            </w:pPr>
          </w:p>
        </w:tc>
      </w:tr>
      <w:tr w:rsidR="00246505" w14:paraId="31063971" w14:textId="77777777" w:rsidTr="00D61B72">
        <w:tc>
          <w:tcPr>
            <w:tcW w:w="9285" w:type="dxa"/>
            <w:gridSpan w:val="2"/>
            <w:shd w:val="clear" w:color="auto" w:fill="auto"/>
          </w:tcPr>
          <w:p w14:paraId="5934D36A" w14:textId="77777777" w:rsidR="00246505" w:rsidRPr="00C407AE" w:rsidRDefault="00246505" w:rsidP="00D61B72">
            <w:pPr>
              <w:spacing w:after="120" w:line="360" w:lineRule="auto"/>
              <w:rPr>
                <w:rFonts w:ascii="Arial" w:eastAsia="Arial" w:hAnsi="Arial" w:cs="Arial"/>
                <w:color w:val="000000"/>
                <w:sz w:val="24"/>
                <w:szCs w:val="24"/>
              </w:rPr>
            </w:pPr>
            <w:r w:rsidRPr="00C407AE">
              <w:rPr>
                <w:rFonts w:ascii="Arial" w:hAnsi="Arial" w:cs="Arial"/>
                <w:sz w:val="24"/>
                <w:szCs w:val="24"/>
                <w:highlight w:val="cyan"/>
              </w:rPr>
              <w:t>&lt;DM&gt; Colocar o texto na imagem</w:t>
            </w:r>
          </w:p>
          <w:p w14:paraId="5A9F643F" w14:textId="747E85F9" w:rsidR="00246505" w:rsidRDefault="00246505" w:rsidP="00D61B72">
            <w:pPr>
              <w:pStyle w:val="SemEspaamento"/>
              <w:spacing w:line="276" w:lineRule="auto"/>
              <w:jc w:val="center"/>
              <w:rPr>
                <w:color w:val="auto"/>
                <w:szCs w:val="24"/>
              </w:rPr>
            </w:pPr>
            <w:r w:rsidRPr="005F19F4">
              <w:rPr>
                <w:noProof/>
                <w:color w:val="auto"/>
                <w:szCs w:val="24"/>
              </w:rPr>
              <mc:AlternateContent>
                <mc:Choice Requires="wps">
                  <w:drawing>
                    <wp:anchor distT="0" distB="0" distL="114300" distR="114300" simplePos="0" relativeHeight="251687936" behindDoc="0" locked="0" layoutInCell="1" allowOverlap="1" wp14:anchorId="70250EF6" wp14:editId="1FC5D6A2">
                      <wp:simplePos x="0" y="0"/>
                      <wp:positionH relativeFrom="column">
                        <wp:posOffset>3169285</wp:posOffset>
                      </wp:positionH>
                      <wp:positionV relativeFrom="paragraph">
                        <wp:posOffset>86360</wp:posOffset>
                      </wp:positionV>
                      <wp:extent cx="1743075" cy="2581275"/>
                      <wp:effectExtent l="0" t="0" r="0" b="0"/>
                      <wp:wrapNone/>
                      <wp:docPr id="5143860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2581275"/>
                              </a:xfrm>
                              <a:prstGeom prst="rect">
                                <a:avLst/>
                              </a:prstGeom>
                              <a:noFill/>
                              <a:ln w="9525">
                                <a:noFill/>
                                <a:miter lim="800000"/>
                                <a:headEnd/>
                                <a:tailEnd/>
                              </a:ln>
                            </wps:spPr>
                            <wps:txbx>
                              <w:txbxContent>
                                <w:p w14:paraId="44410959" w14:textId="77777777" w:rsidR="0037253A" w:rsidRPr="004202D2" w:rsidRDefault="0037253A" w:rsidP="008D59BC">
                                  <w:pPr>
                                    <w:pStyle w:val="NormalED"/>
                                    <w:spacing w:line="276" w:lineRule="auto"/>
                                    <w:jc w:val="left"/>
                                  </w:pPr>
                                  <w:r w:rsidRPr="008D59BC">
                                    <w:rPr>
                                      <w:b/>
                                      <w:color w:val="FFFFFF" w:themeColor="background1"/>
                                    </w:rPr>
                                    <w:t>Os valores, portanto, definem a forma com que as pessoas envolvidas no contexto empresarial agem e reagem nas diversas</w:t>
                                  </w:r>
                                  <w:r w:rsidRPr="008D59BC">
                                    <w:rPr>
                                      <w:color w:val="FFFFFF" w:themeColor="background1"/>
                                    </w:rPr>
                                    <w:t xml:space="preserve"> </w:t>
                                  </w:r>
                                  <w:r w:rsidRPr="008D59BC">
                                    <w:rPr>
                                      <w:b/>
                                      <w:color w:val="FFFFFF" w:themeColor="background1"/>
                                    </w:rPr>
                                    <w:t>situações em que se envolvem.</w:t>
                                  </w:r>
                                  <w:r w:rsidRPr="008D59BC">
                                    <w:rPr>
                                      <w:color w:val="FFFFFF" w:themeColor="background1"/>
                                    </w:rPr>
                                    <w:t xml:space="preserve"> </w:t>
                                  </w:r>
                                </w:p>
                                <w:p w14:paraId="313827E4" w14:textId="7B13DE38" w:rsidR="0037253A" w:rsidRPr="00246505" w:rsidRDefault="0037253A" w:rsidP="00246505">
                                  <w:pPr>
                                    <w:rPr>
                                      <w:rFonts w:ascii="Arial" w:hAnsi="Arial" w:cs="Arial"/>
                                      <w:b/>
                                      <w:color w:val="FFFFFF" w:themeColor="background1"/>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0250EF6" id="_x0000_s1036" type="#_x0000_t202" style="position:absolute;left:0;text-align:left;margin-left:249.55pt;margin-top:6.8pt;width:137.25pt;height:20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" filled="f" stroked="f">
                      <v:textbox>
                        <w:txbxContent>
                          <w:p w14:paraId="44410959" w14:textId="77777777" w:rsidR="00BD5BEF" w:rsidRPr="004202D2" w:rsidRDefault="00BD5BEF" w:rsidP="008D59BC">
                            <w:pPr>
                              <w:pStyle w:val="NormalED"/>
                              <w:spacing w:line="276" w:lineRule="auto"/>
                              <w:jc w:val="left"/>
                            </w:pPr>
                            <w:r w:rsidRPr="008D59BC">
                              <w:rPr>
                                <w:b/>
                                <w:color w:val="FFFFFF" w:themeColor="background1"/>
                              </w:rPr>
                              <w:t>Os valores, portanto, definem a forma com que as pessoas envolvidas no contexto empresarial agem e reagem nas diversas</w:t>
                            </w:r>
                            <w:r w:rsidRPr="008D59BC">
                              <w:rPr>
                                <w:color w:val="FFFFFF" w:themeColor="background1"/>
                              </w:rPr>
                              <w:t xml:space="preserve"> </w:t>
                            </w:r>
                            <w:r w:rsidRPr="008D59BC">
                              <w:rPr>
                                <w:b/>
                                <w:color w:val="FFFFFF" w:themeColor="background1"/>
                              </w:rPr>
                              <w:t>situações em que se envolvem.</w:t>
                            </w:r>
                            <w:r w:rsidRPr="008D59BC">
                              <w:rPr>
                                <w:color w:val="FFFFFF" w:themeColor="background1"/>
                              </w:rPr>
                              <w:t xml:space="preserve"> </w:t>
                            </w:r>
                          </w:p>
                          <w:p w14:paraId="313827E4" w14:textId="7B13DE38" w:rsidR="00BD5BEF" w:rsidRPr="00246505" w:rsidRDefault="00BD5BEF" w:rsidP="00246505">
                            <w:pPr>
                              <w:rPr>
                                <w:rFonts w:ascii="Arial" w:hAnsi="Arial" w:cs="Arial"/>
                                <w:b/>
                                <w:color w:val="FFFFFF" w:themeColor="background1"/>
                                <w:szCs w:val="24"/>
                              </w:rPr>
                            </w:pPr>
                          </w:p>
                        </w:txbxContent>
                      </v:textbox>
                    </v:shape>
                  </w:pict>
                </mc:Fallback>
              </mc:AlternateContent>
            </w:r>
            <w:r w:rsidR="008D59BC">
              <w:rPr>
                <w:noProof/>
                <w:color w:val="auto"/>
                <w:szCs w:val="24"/>
              </w:rPr>
              <w:drawing>
                <wp:inline distT="0" distB="0" distL="0" distR="0" wp14:anchorId="34E6845D" wp14:editId="20CE8451">
                  <wp:extent cx="4587291" cy="2926692"/>
                  <wp:effectExtent l="0" t="0" r="3810" b="762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vector-business-arrow-target-direction-concept-to-success-finance-growth-vision-stretching-rising-up-1322351879.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587291" cy="2926692"/>
                          </a:xfrm>
                          <a:prstGeom prst="rect">
                            <a:avLst/>
                          </a:prstGeom>
                        </pic:spPr>
                      </pic:pic>
                    </a:graphicData>
                  </a:graphic>
                </wp:inline>
              </w:drawing>
            </w:r>
          </w:p>
          <w:p w14:paraId="2FD59D74" w14:textId="6B458A0B" w:rsidR="00246505" w:rsidRPr="0087672B" w:rsidRDefault="008D59BC" w:rsidP="00D61B72">
            <w:pPr>
              <w:pStyle w:val="SemEspaamento"/>
              <w:spacing w:line="276" w:lineRule="auto"/>
              <w:jc w:val="both"/>
              <w:rPr>
                <w:szCs w:val="24"/>
              </w:rPr>
            </w:pPr>
            <w:r>
              <w:rPr>
                <w:szCs w:val="24"/>
                <w:highlight w:val="cyan"/>
              </w:rPr>
              <w:t>Shutterstock</w:t>
            </w:r>
            <w:r w:rsidR="00246505" w:rsidRPr="008D59BC">
              <w:rPr>
                <w:szCs w:val="24"/>
                <w:highlight w:val="cyan"/>
              </w:rPr>
              <w:t xml:space="preserve"> ID </w:t>
            </w:r>
            <w:r w:rsidRPr="008D59BC">
              <w:rPr>
                <w:szCs w:val="24"/>
                <w:highlight w:val="cyan"/>
              </w:rPr>
              <w:t>1322351879</w:t>
            </w:r>
          </w:p>
        </w:tc>
      </w:tr>
    </w:tbl>
    <w:p w14:paraId="507B76F2" w14:textId="77777777" w:rsidR="008D59BC" w:rsidRDefault="008D59BC" w:rsidP="00246505">
      <w:pPr>
        <w:pStyle w:val="NormalED"/>
      </w:pPr>
    </w:p>
    <w:p w14:paraId="56D676C5" w14:textId="23B4056C" w:rsidR="00246505" w:rsidRDefault="00246505" w:rsidP="00246505">
      <w:pPr>
        <w:pStyle w:val="NormalED"/>
      </w:pPr>
      <w:r>
        <w:t>Vamos ver agora exemplos d</w:t>
      </w:r>
      <w:r w:rsidR="008D59BC">
        <w:t>e</w:t>
      </w:r>
      <w:r>
        <w:t xml:space="preserve"> </w:t>
      </w:r>
      <w:r w:rsidR="008D59BC">
        <w:t>valores.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4253"/>
      </w:tblGrid>
      <w:tr w:rsidR="00246505" w14:paraId="54296D47" w14:textId="77777777" w:rsidTr="008D59BC">
        <w:trPr>
          <w:trHeight w:val="357"/>
        </w:trPr>
        <w:tc>
          <w:tcPr>
            <w:tcW w:w="8330" w:type="dxa"/>
            <w:gridSpan w:val="2"/>
            <w:shd w:val="clear" w:color="auto" w:fill="auto"/>
          </w:tcPr>
          <w:p w14:paraId="7C9751C8" w14:textId="77777777" w:rsidR="00246505" w:rsidRPr="0087672B" w:rsidRDefault="00246505" w:rsidP="00D61B72">
            <w:pPr>
              <w:spacing w:before="240" w:after="240"/>
              <w:rPr>
                <w:rFonts w:ascii="Arial" w:eastAsia="Arial" w:hAnsi="Arial" w:cs="Arial"/>
                <w:color w:val="000000"/>
                <w:sz w:val="24"/>
                <w:szCs w:val="24"/>
                <w:highlight w:val="green"/>
              </w:rPr>
            </w:pPr>
            <w:r w:rsidRPr="0087672B">
              <w:rPr>
                <w:rFonts w:ascii="Arial" w:eastAsia="Arial" w:hAnsi="Arial" w:cs="Arial"/>
                <w:color w:val="000000"/>
                <w:sz w:val="24"/>
                <w:szCs w:val="24"/>
                <w:highlight w:val="green"/>
              </w:rPr>
              <w:lastRenderedPageBreak/>
              <w:t>&lt;flashcard&gt;</w:t>
            </w:r>
          </w:p>
        </w:tc>
      </w:tr>
      <w:tr w:rsidR="00246505" w14:paraId="5D671CF8" w14:textId="77777777" w:rsidTr="008D59BC">
        <w:trPr>
          <w:trHeight w:val="847"/>
        </w:trPr>
        <w:tc>
          <w:tcPr>
            <w:tcW w:w="4077" w:type="dxa"/>
            <w:shd w:val="clear" w:color="auto" w:fill="auto"/>
          </w:tcPr>
          <w:p w14:paraId="54520DCA" w14:textId="30ACBD06" w:rsidR="00246505" w:rsidRPr="0087672B" w:rsidRDefault="00246505" w:rsidP="00D61B72">
            <w:pPr>
              <w:spacing w:before="240" w:after="240"/>
              <w:rPr>
                <w:rFonts w:ascii="Arial" w:eastAsia="Arial" w:hAnsi="Arial" w:cs="Arial"/>
                <w:color w:val="000000"/>
                <w:sz w:val="24"/>
                <w:szCs w:val="24"/>
                <w:highlight w:val="cyan"/>
              </w:rPr>
            </w:pPr>
            <w:r w:rsidRPr="0087672B">
              <w:rPr>
                <w:rFonts w:ascii="Arial" w:eastAsia="Arial" w:hAnsi="Arial" w:cs="Arial"/>
                <w:color w:val="000000"/>
                <w:sz w:val="24"/>
                <w:szCs w:val="24"/>
                <w:highlight w:val="green"/>
              </w:rPr>
              <w:t>&lt;frente&gt;</w:t>
            </w:r>
            <w:r>
              <w:rPr>
                <w:rFonts w:ascii="Arial" w:eastAsia="Arial" w:hAnsi="Arial" w:cs="Arial"/>
                <w:color w:val="000000"/>
                <w:sz w:val="24"/>
                <w:szCs w:val="24"/>
              </w:rPr>
              <w:t xml:space="preserve"> </w:t>
            </w:r>
            <w:r w:rsidR="008D59BC" w:rsidRPr="008D59BC">
              <w:rPr>
                <w:rFonts w:ascii="Arial" w:eastAsia="Arial" w:hAnsi="Arial" w:cs="Arial"/>
                <w:b/>
                <w:color w:val="000000"/>
                <w:sz w:val="24"/>
                <w:szCs w:val="24"/>
              </w:rPr>
              <w:t>Microsoft</w:t>
            </w:r>
          </w:p>
        </w:tc>
        <w:tc>
          <w:tcPr>
            <w:tcW w:w="4253" w:type="dxa"/>
            <w:shd w:val="clear" w:color="auto" w:fill="auto"/>
          </w:tcPr>
          <w:p w14:paraId="6AE7E5C8" w14:textId="22B1DF7C" w:rsidR="00246505" w:rsidRPr="0087672B" w:rsidRDefault="00246505" w:rsidP="00D61B72">
            <w:pPr>
              <w:spacing w:before="240" w:after="240"/>
              <w:rPr>
                <w:rFonts w:ascii="Arial" w:eastAsia="Arial" w:hAnsi="Arial" w:cs="Arial"/>
                <w:color w:val="000000"/>
                <w:sz w:val="24"/>
                <w:szCs w:val="24"/>
                <w:highlight w:val="cyan"/>
              </w:rPr>
            </w:pPr>
            <w:r w:rsidRPr="0087672B">
              <w:rPr>
                <w:rFonts w:ascii="Arial" w:eastAsia="Arial" w:hAnsi="Arial" w:cs="Arial"/>
                <w:color w:val="000000"/>
                <w:sz w:val="24"/>
                <w:szCs w:val="24"/>
                <w:highlight w:val="green"/>
              </w:rPr>
              <w:t>&lt;frente&gt;</w:t>
            </w:r>
            <w:r>
              <w:rPr>
                <w:rFonts w:ascii="Arial" w:eastAsia="Arial" w:hAnsi="Arial" w:cs="Arial"/>
                <w:color w:val="000000"/>
                <w:sz w:val="24"/>
                <w:szCs w:val="24"/>
              </w:rPr>
              <w:t xml:space="preserve"> </w:t>
            </w:r>
            <w:r w:rsidR="008D59BC" w:rsidRPr="008D59BC">
              <w:rPr>
                <w:rFonts w:ascii="Arial" w:eastAsia="Arial" w:hAnsi="Arial" w:cs="Arial"/>
                <w:b/>
                <w:color w:val="000000"/>
                <w:sz w:val="24"/>
                <w:szCs w:val="24"/>
              </w:rPr>
              <w:t>Avon</w:t>
            </w:r>
          </w:p>
        </w:tc>
      </w:tr>
      <w:tr w:rsidR="00246505" w14:paraId="4A0F2923" w14:textId="77777777" w:rsidTr="008D59BC">
        <w:tc>
          <w:tcPr>
            <w:tcW w:w="4077" w:type="dxa"/>
            <w:shd w:val="clear" w:color="auto" w:fill="auto"/>
          </w:tcPr>
          <w:p w14:paraId="63BCB81D" w14:textId="77777777" w:rsidR="008D59BC" w:rsidRDefault="00246505" w:rsidP="008D59BC">
            <w:pPr>
              <w:spacing w:before="240" w:after="240"/>
              <w:rPr>
                <w:rFonts w:ascii="Arial" w:eastAsia="Arial" w:hAnsi="Arial" w:cs="Arial"/>
                <w:color w:val="000000"/>
              </w:rPr>
            </w:pPr>
            <w:r w:rsidRPr="008D59BC">
              <w:rPr>
                <w:rFonts w:ascii="Arial" w:eastAsia="Arial" w:hAnsi="Arial" w:cs="Arial"/>
                <w:color w:val="000000"/>
                <w:highlight w:val="green"/>
              </w:rPr>
              <w:t>&lt;verso&gt;</w:t>
            </w:r>
          </w:p>
          <w:p w14:paraId="28C101E2" w14:textId="09910682" w:rsidR="008D59BC" w:rsidRPr="008D59BC" w:rsidRDefault="008D59BC" w:rsidP="008D59BC">
            <w:pPr>
              <w:pStyle w:val="PargrafodaLista"/>
              <w:numPr>
                <w:ilvl w:val="0"/>
                <w:numId w:val="28"/>
              </w:numPr>
              <w:spacing w:before="240" w:after="240"/>
              <w:rPr>
                <w:rFonts w:ascii="Arial" w:hAnsi="Arial" w:cs="Arial"/>
              </w:rPr>
            </w:pPr>
            <w:r w:rsidRPr="008D59BC">
              <w:rPr>
                <w:rFonts w:ascii="Arial" w:hAnsi="Arial" w:cs="Arial"/>
              </w:rPr>
              <w:t>Integridade e Honestidade</w:t>
            </w:r>
            <w:r w:rsidR="00B03DA9">
              <w:rPr>
                <w:rFonts w:ascii="Arial" w:hAnsi="Arial" w:cs="Arial"/>
              </w:rPr>
              <w:t>.</w:t>
            </w:r>
          </w:p>
          <w:p w14:paraId="0F720403" w14:textId="5C1E1824" w:rsidR="008D59BC" w:rsidRPr="008D59BC" w:rsidRDefault="008D59BC" w:rsidP="008D59BC">
            <w:pPr>
              <w:pStyle w:val="PargrafodaLista"/>
              <w:numPr>
                <w:ilvl w:val="0"/>
                <w:numId w:val="27"/>
              </w:numPr>
              <w:spacing w:before="240" w:after="240" w:line="276" w:lineRule="auto"/>
              <w:rPr>
                <w:rFonts w:ascii="Arial" w:hAnsi="Arial" w:cs="Arial"/>
              </w:rPr>
            </w:pPr>
            <w:r w:rsidRPr="008D59BC">
              <w:rPr>
                <w:rFonts w:ascii="Arial" w:hAnsi="Arial" w:cs="Arial"/>
              </w:rPr>
              <w:t>Abertura e Respeito</w:t>
            </w:r>
            <w:r w:rsidR="00B03DA9">
              <w:rPr>
                <w:rFonts w:ascii="Arial" w:hAnsi="Arial" w:cs="Arial"/>
              </w:rPr>
              <w:t>.</w:t>
            </w:r>
          </w:p>
          <w:p w14:paraId="24109074" w14:textId="6BE5709D" w:rsidR="008D59BC" w:rsidRPr="008D59BC" w:rsidRDefault="008D59BC" w:rsidP="008D59BC">
            <w:pPr>
              <w:pStyle w:val="PargrafodaLista"/>
              <w:numPr>
                <w:ilvl w:val="0"/>
                <w:numId w:val="27"/>
              </w:numPr>
              <w:spacing w:before="240" w:after="240" w:line="276" w:lineRule="auto"/>
              <w:rPr>
                <w:rFonts w:ascii="Arial" w:hAnsi="Arial" w:cs="Arial"/>
              </w:rPr>
            </w:pPr>
            <w:r w:rsidRPr="008D59BC">
              <w:rPr>
                <w:rFonts w:ascii="Arial" w:hAnsi="Arial" w:cs="Arial"/>
              </w:rPr>
              <w:t>Vontade de Abraçar Grandes Desafios</w:t>
            </w:r>
            <w:r w:rsidR="00B03DA9">
              <w:rPr>
                <w:rFonts w:ascii="Arial" w:hAnsi="Arial" w:cs="Arial"/>
              </w:rPr>
              <w:t>.</w:t>
            </w:r>
          </w:p>
          <w:p w14:paraId="2A826FCF" w14:textId="5B3719CB" w:rsidR="008D59BC" w:rsidRPr="008D59BC" w:rsidRDefault="008D59BC" w:rsidP="008D59BC">
            <w:pPr>
              <w:pStyle w:val="PargrafodaLista"/>
              <w:numPr>
                <w:ilvl w:val="0"/>
                <w:numId w:val="27"/>
              </w:numPr>
              <w:spacing w:before="240" w:after="240" w:line="276" w:lineRule="auto"/>
              <w:rPr>
                <w:rFonts w:ascii="Arial" w:hAnsi="Arial" w:cs="Arial"/>
              </w:rPr>
            </w:pPr>
            <w:r w:rsidRPr="008D59BC">
              <w:rPr>
                <w:rFonts w:ascii="Arial" w:hAnsi="Arial" w:cs="Arial"/>
              </w:rPr>
              <w:t>Atitude Crítica</w:t>
            </w:r>
            <w:r w:rsidR="00B03DA9">
              <w:rPr>
                <w:rFonts w:ascii="Arial" w:hAnsi="Arial" w:cs="Arial"/>
              </w:rPr>
              <w:t>.</w:t>
            </w:r>
          </w:p>
          <w:p w14:paraId="69081E7B" w14:textId="6AF52FC9" w:rsidR="008D59BC" w:rsidRPr="008D59BC" w:rsidRDefault="008D59BC" w:rsidP="008D59BC">
            <w:pPr>
              <w:pStyle w:val="PargrafodaLista"/>
              <w:numPr>
                <w:ilvl w:val="0"/>
                <w:numId w:val="27"/>
              </w:numPr>
              <w:spacing w:before="240" w:after="240" w:line="276" w:lineRule="auto"/>
              <w:rPr>
                <w:rFonts w:ascii="Arial" w:hAnsi="Arial" w:cs="Arial"/>
              </w:rPr>
            </w:pPr>
            <w:r w:rsidRPr="008D59BC">
              <w:rPr>
                <w:rFonts w:ascii="Arial" w:hAnsi="Arial" w:cs="Arial"/>
              </w:rPr>
              <w:t>Responsabilidade</w:t>
            </w:r>
            <w:r w:rsidR="00B03DA9">
              <w:rPr>
                <w:rFonts w:ascii="Arial" w:hAnsi="Arial" w:cs="Arial"/>
              </w:rPr>
              <w:t>.</w:t>
            </w:r>
          </w:p>
          <w:p w14:paraId="57CF44E9" w14:textId="6D68DD0D" w:rsidR="00246505" w:rsidRDefault="008D59BC" w:rsidP="008D59BC">
            <w:pPr>
              <w:pStyle w:val="PargrafodaLista"/>
              <w:numPr>
                <w:ilvl w:val="0"/>
                <w:numId w:val="27"/>
              </w:numPr>
              <w:spacing w:before="240" w:after="240" w:line="276" w:lineRule="auto"/>
            </w:pPr>
            <w:r w:rsidRPr="008D59BC">
              <w:rPr>
                <w:rFonts w:ascii="Arial" w:hAnsi="Arial" w:cs="Arial"/>
              </w:rPr>
              <w:t>Paixão por Tecnologia, Parceiros e Clientes</w:t>
            </w:r>
            <w:r w:rsidR="00B03DA9">
              <w:rPr>
                <w:rFonts w:ascii="Arial" w:hAnsi="Arial" w:cs="Arial"/>
              </w:rPr>
              <w:t>.</w:t>
            </w:r>
          </w:p>
          <w:p w14:paraId="45939149" w14:textId="6A2F6E80" w:rsidR="00246505" w:rsidRPr="00B146B2" w:rsidRDefault="00246505" w:rsidP="00D61B72">
            <w:pPr>
              <w:spacing w:before="240" w:after="240"/>
              <w:rPr>
                <w:rFonts w:ascii="Arial" w:eastAsia="Arial" w:hAnsi="Arial" w:cs="Arial"/>
                <w:color w:val="000000"/>
                <w:sz w:val="20"/>
                <w:szCs w:val="20"/>
              </w:rPr>
            </w:pPr>
            <w:r w:rsidRPr="00F61406">
              <w:rPr>
                <w:rFonts w:ascii="Arial" w:eastAsia="Arial" w:hAnsi="Arial" w:cs="Arial"/>
                <w:bCs/>
                <w:sz w:val="20"/>
                <w:szCs w:val="24"/>
              </w:rPr>
              <w:t xml:space="preserve">Fonte: </w:t>
            </w:r>
            <w:hyperlink r:id="rId69" w:history="1">
              <w:r w:rsidR="008D59BC" w:rsidRPr="00734635">
                <w:rPr>
                  <w:rStyle w:val="Hyperlink"/>
                  <w:sz w:val="18"/>
                </w:rPr>
                <w:t>https://news.microsoft.com/pt-pt/missao/</w:t>
              </w:r>
            </w:hyperlink>
            <w:r w:rsidR="008D59BC">
              <w:rPr>
                <w:sz w:val="18"/>
              </w:rPr>
              <w:t xml:space="preserve"> </w:t>
            </w:r>
          </w:p>
        </w:tc>
        <w:tc>
          <w:tcPr>
            <w:tcW w:w="4253" w:type="dxa"/>
            <w:shd w:val="clear" w:color="auto" w:fill="auto"/>
          </w:tcPr>
          <w:p w14:paraId="3F43E94F" w14:textId="77777777" w:rsidR="008D59BC" w:rsidRDefault="00246505" w:rsidP="00D61B72">
            <w:pPr>
              <w:spacing w:before="240" w:after="240"/>
              <w:rPr>
                <w:rFonts w:ascii="Arial" w:eastAsia="Arial" w:hAnsi="Arial" w:cs="Arial"/>
                <w:color w:val="000000"/>
                <w:sz w:val="24"/>
                <w:szCs w:val="24"/>
              </w:rPr>
            </w:pPr>
            <w:r w:rsidRPr="0087672B">
              <w:rPr>
                <w:rFonts w:ascii="Arial" w:eastAsia="Arial" w:hAnsi="Arial" w:cs="Arial"/>
                <w:color w:val="000000"/>
                <w:sz w:val="24"/>
                <w:szCs w:val="24"/>
                <w:highlight w:val="green"/>
              </w:rPr>
              <w:t>&lt;verso&gt;</w:t>
            </w:r>
          </w:p>
          <w:p w14:paraId="536CD1E9" w14:textId="40BEE144" w:rsidR="008D59BC" w:rsidRPr="008D59BC" w:rsidRDefault="008D59BC" w:rsidP="008D59BC">
            <w:pPr>
              <w:pStyle w:val="PargrafodaLista"/>
              <w:numPr>
                <w:ilvl w:val="0"/>
                <w:numId w:val="29"/>
              </w:numPr>
              <w:spacing w:before="240" w:after="240"/>
              <w:rPr>
                <w:rFonts w:ascii="Arial" w:eastAsia="Arial" w:hAnsi="Arial" w:cs="Arial"/>
                <w:bCs/>
              </w:rPr>
            </w:pPr>
            <w:r w:rsidRPr="008D59BC">
              <w:rPr>
                <w:rFonts w:ascii="Arial" w:eastAsia="Arial" w:hAnsi="Arial" w:cs="Arial"/>
                <w:bCs/>
              </w:rPr>
              <w:t>Confiança</w:t>
            </w:r>
          </w:p>
          <w:p w14:paraId="2902EE16" w14:textId="77777777" w:rsidR="008D59BC" w:rsidRPr="008D59BC" w:rsidRDefault="008D59BC" w:rsidP="008D59BC">
            <w:pPr>
              <w:pStyle w:val="PargrafodaLista"/>
              <w:numPr>
                <w:ilvl w:val="0"/>
                <w:numId w:val="29"/>
              </w:numPr>
              <w:spacing w:before="240" w:after="240"/>
              <w:rPr>
                <w:rFonts w:ascii="Arial" w:eastAsia="Arial" w:hAnsi="Arial" w:cs="Arial"/>
                <w:bCs/>
              </w:rPr>
            </w:pPr>
            <w:r w:rsidRPr="008D59BC">
              <w:rPr>
                <w:rFonts w:ascii="Arial" w:eastAsia="Arial" w:hAnsi="Arial" w:cs="Arial"/>
                <w:bCs/>
              </w:rPr>
              <w:t>Respeito</w:t>
            </w:r>
          </w:p>
          <w:p w14:paraId="3A48C79F" w14:textId="77777777" w:rsidR="008D59BC" w:rsidRPr="008D59BC" w:rsidRDefault="008D59BC" w:rsidP="008D59BC">
            <w:pPr>
              <w:pStyle w:val="PargrafodaLista"/>
              <w:numPr>
                <w:ilvl w:val="0"/>
                <w:numId w:val="29"/>
              </w:numPr>
              <w:spacing w:before="240" w:after="240"/>
              <w:rPr>
                <w:rFonts w:ascii="Arial" w:eastAsia="Arial" w:hAnsi="Arial" w:cs="Arial"/>
                <w:bCs/>
              </w:rPr>
            </w:pPr>
            <w:r w:rsidRPr="008D59BC">
              <w:rPr>
                <w:rFonts w:ascii="Arial" w:eastAsia="Arial" w:hAnsi="Arial" w:cs="Arial"/>
                <w:bCs/>
              </w:rPr>
              <w:t>Crença</w:t>
            </w:r>
          </w:p>
          <w:p w14:paraId="0D6EDBFA" w14:textId="151F003F" w:rsidR="008D59BC" w:rsidRPr="008D59BC" w:rsidRDefault="008D59BC" w:rsidP="008D59BC">
            <w:pPr>
              <w:pStyle w:val="PargrafodaLista"/>
              <w:numPr>
                <w:ilvl w:val="0"/>
                <w:numId w:val="29"/>
              </w:numPr>
              <w:spacing w:before="240" w:after="240"/>
              <w:rPr>
                <w:rFonts w:ascii="Arial" w:eastAsia="Arial" w:hAnsi="Arial" w:cs="Arial"/>
                <w:bCs/>
              </w:rPr>
            </w:pPr>
            <w:r w:rsidRPr="008D59BC">
              <w:rPr>
                <w:rFonts w:ascii="Arial" w:eastAsia="Arial" w:hAnsi="Arial" w:cs="Arial"/>
                <w:bCs/>
              </w:rPr>
              <w:t>Humildade</w:t>
            </w:r>
          </w:p>
          <w:p w14:paraId="493973E9" w14:textId="70F9CD60" w:rsidR="00246505" w:rsidRPr="008D59BC" w:rsidRDefault="008D59BC" w:rsidP="008D59BC">
            <w:pPr>
              <w:pStyle w:val="PargrafodaLista"/>
              <w:numPr>
                <w:ilvl w:val="0"/>
                <w:numId w:val="29"/>
              </w:numPr>
              <w:spacing w:before="240" w:after="240"/>
              <w:rPr>
                <w:rFonts w:ascii="Arial" w:eastAsia="Arial" w:hAnsi="Arial" w:cs="Arial"/>
                <w:bCs/>
              </w:rPr>
            </w:pPr>
            <w:r w:rsidRPr="008D59BC">
              <w:rPr>
                <w:rFonts w:ascii="Arial" w:eastAsia="Arial" w:hAnsi="Arial" w:cs="Arial"/>
                <w:bCs/>
              </w:rPr>
              <w:t>Integridade.</w:t>
            </w:r>
          </w:p>
          <w:p w14:paraId="3C209C0B" w14:textId="77777777" w:rsidR="00246505" w:rsidRPr="0087672B" w:rsidRDefault="00246505" w:rsidP="00D61B72">
            <w:pPr>
              <w:spacing w:before="240" w:after="240"/>
              <w:rPr>
                <w:rFonts w:ascii="Arial" w:eastAsia="Arial" w:hAnsi="Arial" w:cs="Arial"/>
                <w:color w:val="000000"/>
                <w:sz w:val="24"/>
                <w:szCs w:val="24"/>
              </w:rPr>
            </w:pPr>
          </w:p>
        </w:tc>
      </w:tr>
      <w:tr w:rsidR="00246505" w14:paraId="555EFF7B" w14:textId="77777777" w:rsidTr="008D59BC">
        <w:tc>
          <w:tcPr>
            <w:tcW w:w="4077" w:type="dxa"/>
            <w:shd w:val="clear" w:color="auto" w:fill="auto"/>
          </w:tcPr>
          <w:p w14:paraId="42AA0712" w14:textId="387A5DEC" w:rsidR="00246505" w:rsidRPr="0087672B" w:rsidRDefault="00246505" w:rsidP="00D61B72">
            <w:pPr>
              <w:spacing w:before="240" w:after="240"/>
              <w:rPr>
                <w:rFonts w:ascii="Arial" w:eastAsia="Arial" w:hAnsi="Arial" w:cs="Arial"/>
                <w:color w:val="000000"/>
                <w:sz w:val="24"/>
                <w:szCs w:val="24"/>
                <w:highlight w:val="green"/>
              </w:rPr>
            </w:pPr>
            <w:r w:rsidRPr="0087672B">
              <w:rPr>
                <w:rFonts w:ascii="Arial" w:eastAsia="Arial" w:hAnsi="Arial" w:cs="Arial"/>
                <w:color w:val="000000"/>
                <w:sz w:val="24"/>
                <w:szCs w:val="24"/>
                <w:highlight w:val="green"/>
              </w:rPr>
              <w:t>&lt;frente&gt;</w:t>
            </w:r>
            <w:r>
              <w:rPr>
                <w:rFonts w:ascii="Arial" w:eastAsia="Arial" w:hAnsi="Arial" w:cs="Arial"/>
                <w:color w:val="000000"/>
                <w:sz w:val="24"/>
                <w:szCs w:val="24"/>
              </w:rPr>
              <w:t xml:space="preserve"> </w:t>
            </w:r>
            <w:r w:rsidR="008D59BC" w:rsidRPr="008D59BC">
              <w:rPr>
                <w:rFonts w:ascii="Arial" w:eastAsia="Arial" w:hAnsi="Arial" w:cs="Arial"/>
                <w:b/>
                <w:color w:val="000000"/>
                <w:sz w:val="24"/>
                <w:szCs w:val="24"/>
              </w:rPr>
              <w:t>Petrobras</w:t>
            </w:r>
          </w:p>
        </w:tc>
        <w:tc>
          <w:tcPr>
            <w:tcW w:w="4253" w:type="dxa"/>
            <w:shd w:val="clear" w:color="auto" w:fill="auto"/>
          </w:tcPr>
          <w:p w14:paraId="0FDE11D6" w14:textId="03EE3B34" w:rsidR="00246505" w:rsidRPr="0087672B" w:rsidRDefault="00246505" w:rsidP="00D61B72">
            <w:pPr>
              <w:spacing w:before="240" w:after="240"/>
              <w:rPr>
                <w:rFonts w:ascii="Arial" w:eastAsia="Arial" w:hAnsi="Arial" w:cs="Arial"/>
                <w:color w:val="000000"/>
                <w:sz w:val="24"/>
                <w:szCs w:val="24"/>
                <w:highlight w:val="green"/>
              </w:rPr>
            </w:pPr>
            <w:r w:rsidRPr="0087672B">
              <w:rPr>
                <w:rFonts w:ascii="Arial" w:eastAsia="Arial" w:hAnsi="Arial" w:cs="Arial"/>
                <w:color w:val="000000"/>
                <w:sz w:val="24"/>
                <w:szCs w:val="24"/>
                <w:highlight w:val="green"/>
              </w:rPr>
              <w:t>&lt;frente&gt;</w:t>
            </w:r>
            <w:r>
              <w:rPr>
                <w:rFonts w:ascii="Arial" w:eastAsia="Arial" w:hAnsi="Arial" w:cs="Arial"/>
                <w:color w:val="000000"/>
                <w:sz w:val="24"/>
                <w:szCs w:val="24"/>
              </w:rPr>
              <w:t xml:space="preserve"> </w:t>
            </w:r>
            <w:r w:rsidR="008D59BC" w:rsidRPr="008D59BC">
              <w:rPr>
                <w:rFonts w:ascii="Arial" w:eastAsia="Arial" w:hAnsi="Arial" w:cs="Arial"/>
                <w:b/>
                <w:color w:val="000000"/>
                <w:sz w:val="24"/>
                <w:szCs w:val="24"/>
              </w:rPr>
              <w:t>Banco Itaú</w:t>
            </w:r>
          </w:p>
        </w:tc>
      </w:tr>
      <w:tr w:rsidR="00246505" w14:paraId="3A2F2A96" w14:textId="77777777" w:rsidTr="008D59BC">
        <w:tc>
          <w:tcPr>
            <w:tcW w:w="4077" w:type="dxa"/>
            <w:shd w:val="clear" w:color="auto" w:fill="auto"/>
          </w:tcPr>
          <w:p w14:paraId="405755B3" w14:textId="77777777" w:rsidR="008D59BC" w:rsidRPr="008D59BC" w:rsidRDefault="00246505" w:rsidP="00D61B72">
            <w:pPr>
              <w:spacing w:before="240" w:after="240"/>
              <w:rPr>
                <w:rFonts w:ascii="Arial" w:eastAsia="Arial" w:hAnsi="Arial" w:cs="Arial"/>
                <w:color w:val="000000"/>
                <w:sz w:val="24"/>
                <w:szCs w:val="24"/>
              </w:rPr>
            </w:pPr>
            <w:r w:rsidRPr="008D59BC">
              <w:rPr>
                <w:rFonts w:ascii="Arial" w:eastAsia="Arial" w:hAnsi="Arial" w:cs="Arial"/>
                <w:color w:val="000000"/>
                <w:sz w:val="24"/>
                <w:szCs w:val="24"/>
              </w:rPr>
              <w:t>&lt;verso&gt;</w:t>
            </w:r>
          </w:p>
          <w:p w14:paraId="4AF50D19" w14:textId="217DAD2A" w:rsidR="008D59BC" w:rsidRPr="008D59BC" w:rsidRDefault="008D59BC" w:rsidP="008D59BC">
            <w:pPr>
              <w:pStyle w:val="PargrafodaLista"/>
              <w:numPr>
                <w:ilvl w:val="0"/>
                <w:numId w:val="30"/>
              </w:numPr>
              <w:spacing w:before="240" w:after="240"/>
              <w:rPr>
                <w:rFonts w:ascii="Arial" w:hAnsi="Arial" w:cs="Arial"/>
              </w:rPr>
            </w:pPr>
            <w:r w:rsidRPr="008D59BC">
              <w:rPr>
                <w:rFonts w:ascii="Arial" w:hAnsi="Arial" w:cs="Arial"/>
              </w:rPr>
              <w:t>Respeito à vida, às pessoas e ao meio ambiente</w:t>
            </w:r>
            <w:r w:rsidR="00B03DA9">
              <w:rPr>
                <w:rFonts w:ascii="Arial" w:hAnsi="Arial" w:cs="Arial"/>
              </w:rPr>
              <w:t>.</w:t>
            </w:r>
          </w:p>
          <w:p w14:paraId="2EB150B1" w14:textId="1AF76F83" w:rsidR="008D59BC" w:rsidRPr="008D59BC" w:rsidRDefault="008D59BC" w:rsidP="008D59BC">
            <w:pPr>
              <w:pStyle w:val="PargrafodaLista"/>
              <w:numPr>
                <w:ilvl w:val="0"/>
                <w:numId w:val="30"/>
              </w:numPr>
              <w:spacing w:before="240" w:after="240"/>
              <w:rPr>
                <w:rFonts w:ascii="Arial" w:hAnsi="Arial" w:cs="Arial"/>
              </w:rPr>
            </w:pPr>
            <w:r w:rsidRPr="008D59BC">
              <w:rPr>
                <w:rFonts w:ascii="Arial" w:hAnsi="Arial" w:cs="Arial"/>
              </w:rPr>
              <w:t>Ética e transparência</w:t>
            </w:r>
            <w:r w:rsidR="00B03DA9">
              <w:rPr>
                <w:rFonts w:ascii="Arial" w:hAnsi="Arial" w:cs="Arial"/>
              </w:rPr>
              <w:t>.</w:t>
            </w:r>
          </w:p>
          <w:p w14:paraId="56D1AB98" w14:textId="74DB451D" w:rsidR="008D59BC" w:rsidRPr="008D59BC" w:rsidRDefault="008D59BC" w:rsidP="008D59BC">
            <w:pPr>
              <w:pStyle w:val="PargrafodaLista"/>
              <w:numPr>
                <w:ilvl w:val="0"/>
                <w:numId w:val="30"/>
              </w:numPr>
              <w:spacing w:before="240" w:after="240"/>
              <w:rPr>
                <w:rFonts w:ascii="Arial" w:hAnsi="Arial" w:cs="Arial"/>
              </w:rPr>
            </w:pPr>
            <w:r w:rsidRPr="008D59BC">
              <w:rPr>
                <w:rFonts w:ascii="Arial" w:hAnsi="Arial" w:cs="Arial"/>
              </w:rPr>
              <w:t>Orientação ao mercado</w:t>
            </w:r>
            <w:r w:rsidR="00B03DA9">
              <w:rPr>
                <w:rFonts w:ascii="Arial" w:hAnsi="Arial" w:cs="Arial"/>
              </w:rPr>
              <w:t>.</w:t>
            </w:r>
          </w:p>
          <w:p w14:paraId="4E5C3AEA" w14:textId="00090396" w:rsidR="008D59BC" w:rsidRPr="008D59BC" w:rsidRDefault="008D59BC" w:rsidP="008D59BC">
            <w:pPr>
              <w:pStyle w:val="PargrafodaLista"/>
              <w:numPr>
                <w:ilvl w:val="0"/>
                <w:numId w:val="30"/>
              </w:numPr>
              <w:spacing w:before="240" w:after="240"/>
              <w:rPr>
                <w:rFonts w:ascii="Arial" w:hAnsi="Arial" w:cs="Arial"/>
              </w:rPr>
            </w:pPr>
            <w:r w:rsidRPr="008D59BC">
              <w:rPr>
                <w:rFonts w:ascii="Arial" w:hAnsi="Arial" w:cs="Arial"/>
              </w:rPr>
              <w:t>Superação e confiança</w:t>
            </w:r>
            <w:r w:rsidR="00B03DA9">
              <w:rPr>
                <w:rFonts w:ascii="Arial" w:hAnsi="Arial" w:cs="Arial"/>
              </w:rPr>
              <w:t>.</w:t>
            </w:r>
          </w:p>
          <w:p w14:paraId="387BE920" w14:textId="5E8A7074" w:rsidR="00246505" w:rsidRPr="008D59BC" w:rsidRDefault="008D59BC" w:rsidP="008D59BC">
            <w:pPr>
              <w:pStyle w:val="PargrafodaLista"/>
              <w:numPr>
                <w:ilvl w:val="0"/>
                <w:numId w:val="30"/>
              </w:numPr>
              <w:spacing w:before="240" w:after="240"/>
              <w:rPr>
                <w:rFonts w:ascii="Arial" w:eastAsia="Arial" w:hAnsi="Arial" w:cs="Arial"/>
                <w:color w:val="000000"/>
                <w:sz w:val="20"/>
                <w:szCs w:val="20"/>
              </w:rPr>
            </w:pPr>
            <w:r w:rsidRPr="008D59BC">
              <w:rPr>
                <w:rFonts w:ascii="Arial" w:hAnsi="Arial" w:cs="Arial"/>
              </w:rPr>
              <w:t>Resultados</w:t>
            </w:r>
            <w:r w:rsidR="00B03DA9">
              <w:rPr>
                <w:rFonts w:ascii="Arial" w:hAnsi="Arial" w:cs="Arial"/>
              </w:rPr>
              <w:t>.</w:t>
            </w:r>
          </w:p>
        </w:tc>
        <w:tc>
          <w:tcPr>
            <w:tcW w:w="4253" w:type="dxa"/>
            <w:shd w:val="clear" w:color="auto" w:fill="auto"/>
          </w:tcPr>
          <w:p w14:paraId="2BC4DCF8" w14:textId="77777777" w:rsidR="008D59BC" w:rsidRDefault="00246505" w:rsidP="00D61B72">
            <w:pPr>
              <w:spacing w:before="240" w:after="240"/>
              <w:rPr>
                <w:rFonts w:ascii="Arial" w:eastAsia="Arial" w:hAnsi="Arial" w:cs="Arial"/>
                <w:color w:val="000000"/>
                <w:sz w:val="24"/>
                <w:szCs w:val="24"/>
              </w:rPr>
            </w:pPr>
            <w:r w:rsidRPr="0087672B">
              <w:rPr>
                <w:rFonts w:ascii="Arial" w:eastAsia="Arial" w:hAnsi="Arial" w:cs="Arial"/>
                <w:color w:val="000000"/>
                <w:sz w:val="24"/>
                <w:szCs w:val="24"/>
                <w:highlight w:val="green"/>
              </w:rPr>
              <w:t>&lt;verso&gt;</w:t>
            </w:r>
          </w:p>
          <w:p w14:paraId="4ABC1788" w14:textId="06AAB911" w:rsidR="008D59BC" w:rsidRPr="008D59BC" w:rsidRDefault="008D59BC" w:rsidP="008D59BC">
            <w:pPr>
              <w:pStyle w:val="PargrafodaLista"/>
              <w:numPr>
                <w:ilvl w:val="0"/>
                <w:numId w:val="31"/>
              </w:numPr>
              <w:spacing w:before="240" w:after="240"/>
              <w:rPr>
                <w:rFonts w:ascii="Arial" w:hAnsi="Arial" w:cs="Arial"/>
              </w:rPr>
            </w:pPr>
            <w:r w:rsidRPr="008D59BC">
              <w:rPr>
                <w:rFonts w:ascii="Arial" w:hAnsi="Arial" w:cs="Arial"/>
              </w:rPr>
              <w:t>Só é bom para a gente, se for bom para o cliente</w:t>
            </w:r>
            <w:r w:rsidR="00B03DA9">
              <w:rPr>
                <w:rFonts w:ascii="Arial" w:hAnsi="Arial" w:cs="Arial"/>
              </w:rPr>
              <w:t>.</w:t>
            </w:r>
          </w:p>
          <w:p w14:paraId="7B404851" w14:textId="3B92B807" w:rsidR="008D59BC" w:rsidRPr="008D59BC" w:rsidRDefault="008D59BC" w:rsidP="008D59BC">
            <w:pPr>
              <w:pStyle w:val="PargrafodaLista"/>
              <w:numPr>
                <w:ilvl w:val="0"/>
                <w:numId w:val="31"/>
              </w:numPr>
              <w:spacing w:before="240" w:after="240"/>
              <w:rPr>
                <w:rFonts w:ascii="Arial" w:hAnsi="Arial" w:cs="Arial"/>
              </w:rPr>
            </w:pPr>
            <w:r w:rsidRPr="008D59BC">
              <w:rPr>
                <w:rFonts w:ascii="Arial" w:hAnsi="Arial" w:cs="Arial"/>
              </w:rPr>
              <w:t>Simples. Sempre</w:t>
            </w:r>
            <w:r w:rsidR="00B03DA9">
              <w:rPr>
                <w:rFonts w:ascii="Arial" w:hAnsi="Arial" w:cs="Arial"/>
              </w:rPr>
              <w:t>.</w:t>
            </w:r>
          </w:p>
          <w:p w14:paraId="0044549D" w14:textId="4156D769" w:rsidR="008D59BC" w:rsidRPr="008D59BC" w:rsidRDefault="008D59BC" w:rsidP="008D59BC">
            <w:pPr>
              <w:pStyle w:val="PargrafodaLista"/>
              <w:numPr>
                <w:ilvl w:val="0"/>
                <w:numId w:val="31"/>
              </w:numPr>
              <w:spacing w:before="240" w:after="240"/>
              <w:rPr>
                <w:rFonts w:ascii="Arial" w:hAnsi="Arial" w:cs="Arial"/>
              </w:rPr>
            </w:pPr>
            <w:r w:rsidRPr="008D59BC">
              <w:rPr>
                <w:rFonts w:ascii="Arial" w:hAnsi="Arial" w:cs="Arial"/>
              </w:rPr>
              <w:t xml:space="preserve">Fanáticos por </w:t>
            </w:r>
            <w:proofErr w:type="gramStart"/>
            <w:r w:rsidRPr="008D59BC">
              <w:rPr>
                <w:rFonts w:ascii="Arial" w:hAnsi="Arial" w:cs="Arial"/>
              </w:rPr>
              <w:t>performance</w:t>
            </w:r>
            <w:proofErr w:type="gramEnd"/>
            <w:r w:rsidR="00B03DA9">
              <w:rPr>
                <w:rFonts w:ascii="Arial" w:hAnsi="Arial" w:cs="Arial"/>
              </w:rPr>
              <w:t>.</w:t>
            </w:r>
          </w:p>
          <w:p w14:paraId="14AE4A55" w14:textId="7720D34B" w:rsidR="008D59BC" w:rsidRPr="008D59BC" w:rsidRDefault="008D59BC" w:rsidP="008D59BC">
            <w:pPr>
              <w:pStyle w:val="PargrafodaLista"/>
              <w:numPr>
                <w:ilvl w:val="0"/>
                <w:numId w:val="31"/>
              </w:numPr>
              <w:spacing w:before="240" w:after="240"/>
              <w:rPr>
                <w:rFonts w:ascii="Arial" w:hAnsi="Arial" w:cs="Arial"/>
              </w:rPr>
            </w:pPr>
            <w:r w:rsidRPr="008D59BC">
              <w:rPr>
                <w:rFonts w:ascii="Arial" w:hAnsi="Arial" w:cs="Arial"/>
              </w:rPr>
              <w:t>Pensamos e agimos como donos</w:t>
            </w:r>
            <w:r w:rsidR="00B03DA9">
              <w:rPr>
                <w:rFonts w:ascii="Arial" w:hAnsi="Arial" w:cs="Arial"/>
              </w:rPr>
              <w:t>.</w:t>
            </w:r>
          </w:p>
          <w:p w14:paraId="257A751D" w14:textId="7B7CA05C" w:rsidR="008D59BC" w:rsidRPr="008D59BC" w:rsidRDefault="008D59BC" w:rsidP="008D59BC">
            <w:pPr>
              <w:pStyle w:val="PargrafodaLista"/>
              <w:numPr>
                <w:ilvl w:val="0"/>
                <w:numId w:val="31"/>
              </w:numPr>
              <w:spacing w:before="240" w:after="240"/>
              <w:rPr>
                <w:rFonts w:ascii="Arial" w:hAnsi="Arial" w:cs="Arial"/>
              </w:rPr>
            </w:pPr>
            <w:r w:rsidRPr="008D59BC">
              <w:rPr>
                <w:rFonts w:ascii="Arial" w:hAnsi="Arial" w:cs="Arial"/>
              </w:rPr>
              <w:t>Gente é tudo para a gente</w:t>
            </w:r>
            <w:r w:rsidR="00B03DA9">
              <w:rPr>
                <w:rFonts w:ascii="Arial" w:hAnsi="Arial" w:cs="Arial"/>
              </w:rPr>
              <w:t>.</w:t>
            </w:r>
          </w:p>
          <w:p w14:paraId="37DE20AC" w14:textId="4129CBCF" w:rsidR="008D59BC" w:rsidRPr="008D59BC" w:rsidRDefault="008D59BC" w:rsidP="008D59BC">
            <w:pPr>
              <w:pStyle w:val="PargrafodaLista"/>
              <w:numPr>
                <w:ilvl w:val="0"/>
                <w:numId w:val="31"/>
              </w:numPr>
              <w:spacing w:before="240" w:after="240"/>
              <w:rPr>
                <w:rFonts w:ascii="Arial" w:eastAsia="Arial" w:hAnsi="Arial" w:cs="Arial"/>
                <w:color w:val="000000"/>
                <w:highlight w:val="green"/>
              </w:rPr>
            </w:pPr>
            <w:r w:rsidRPr="008D59BC">
              <w:rPr>
                <w:rFonts w:ascii="Arial" w:hAnsi="Arial" w:cs="Arial"/>
              </w:rPr>
              <w:t>Ética é inegociável</w:t>
            </w:r>
            <w:r w:rsidR="00B03DA9">
              <w:rPr>
                <w:rFonts w:ascii="Arial" w:hAnsi="Arial" w:cs="Arial"/>
              </w:rPr>
              <w:t>.</w:t>
            </w:r>
          </w:p>
          <w:p w14:paraId="04AB497E" w14:textId="5F982B1E" w:rsidR="00246505" w:rsidRPr="0087672B" w:rsidRDefault="008D59BC" w:rsidP="008D59BC">
            <w:pPr>
              <w:pStyle w:val="PargrafodaLista"/>
              <w:numPr>
                <w:ilvl w:val="0"/>
                <w:numId w:val="31"/>
              </w:numPr>
              <w:spacing w:before="240" w:after="240"/>
              <w:rPr>
                <w:rFonts w:ascii="Arial" w:eastAsia="Arial" w:hAnsi="Arial" w:cs="Arial"/>
                <w:color w:val="000000"/>
                <w:highlight w:val="green"/>
              </w:rPr>
            </w:pPr>
            <w:r w:rsidRPr="008D59BC">
              <w:rPr>
                <w:rFonts w:ascii="Arial" w:hAnsi="Arial" w:cs="Arial"/>
              </w:rPr>
              <w:t>O melhor argumento é o que vale.</w:t>
            </w:r>
          </w:p>
        </w:tc>
      </w:tr>
      <w:tr w:rsidR="00246505" w14:paraId="37570B0E" w14:textId="77777777" w:rsidTr="008D59BC">
        <w:tc>
          <w:tcPr>
            <w:tcW w:w="4077" w:type="dxa"/>
            <w:shd w:val="clear" w:color="auto" w:fill="auto"/>
          </w:tcPr>
          <w:p w14:paraId="3E817EBB" w14:textId="63E49EAF" w:rsidR="00246505" w:rsidRPr="0087672B" w:rsidRDefault="00246505" w:rsidP="00D61B72">
            <w:pPr>
              <w:spacing w:before="240" w:after="240"/>
              <w:rPr>
                <w:rFonts w:ascii="Arial" w:eastAsia="Arial" w:hAnsi="Arial" w:cs="Arial"/>
                <w:color w:val="000000"/>
                <w:sz w:val="24"/>
                <w:szCs w:val="24"/>
                <w:highlight w:val="green"/>
              </w:rPr>
            </w:pPr>
            <w:r w:rsidRPr="0087672B">
              <w:rPr>
                <w:rFonts w:ascii="Arial" w:eastAsia="Arial" w:hAnsi="Arial" w:cs="Arial"/>
                <w:color w:val="000000"/>
                <w:sz w:val="24"/>
                <w:szCs w:val="24"/>
                <w:highlight w:val="green"/>
              </w:rPr>
              <w:t>&lt;frente&gt;</w:t>
            </w:r>
            <w:r>
              <w:rPr>
                <w:rFonts w:ascii="Arial" w:eastAsia="Arial" w:hAnsi="Arial" w:cs="Arial"/>
                <w:color w:val="000000"/>
                <w:sz w:val="24"/>
                <w:szCs w:val="24"/>
              </w:rPr>
              <w:t xml:space="preserve"> </w:t>
            </w:r>
            <w:r w:rsidR="00F97163" w:rsidRPr="00F97163">
              <w:rPr>
                <w:rFonts w:ascii="Arial" w:eastAsia="Arial" w:hAnsi="Arial" w:cs="Arial"/>
                <w:b/>
                <w:color w:val="000000"/>
                <w:sz w:val="24"/>
                <w:szCs w:val="24"/>
              </w:rPr>
              <w:t>Coca-Cola</w:t>
            </w:r>
          </w:p>
        </w:tc>
        <w:tc>
          <w:tcPr>
            <w:tcW w:w="4253" w:type="dxa"/>
            <w:shd w:val="clear" w:color="auto" w:fill="auto"/>
          </w:tcPr>
          <w:p w14:paraId="08E7954B" w14:textId="77777777" w:rsidR="00246505" w:rsidRPr="0087672B" w:rsidRDefault="00246505" w:rsidP="00D61B72">
            <w:pPr>
              <w:spacing w:before="240" w:after="240"/>
              <w:rPr>
                <w:rFonts w:ascii="Arial" w:eastAsia="Arial" w:hAnsi="Arial" w:cs="Arial"/>
                <w:color w:val="000000"/>
                <w:sz w:val="24"/>
                <w:szCs w:val="24"/>
                <w:highlight w:val="green"/>
              </w:rPr>
            </w:pPr>
          </w:p>
        </w:tc>
      </w:tr>
      <w:tr w:rsidR="00246505" w14:paraId="12AC3A2C" w14:textId="77777777" w:rsidTr="008D59BC">
        <w:tc>
          <w:tcPr>
            <w:tcW w:w="4077" w:type="dxa"/>
            <w:shd w:val="clear" w:color="auto" w:fill="auto"/>
          </w:tcPr>
          <w:p w14:paraId="142BB2C7" w14:textId="77777777" w:rsidR="00F97163" w:rsidRDefault="00246505" w:rsidP="00D61B72">
            <w:pPr>
              <w:spacing w:before="240" w:after="240"/>
              <w:rPr>
                <w:rFonts w:ascii="Arial" w:eastAsia="Arial" w:hAnsi="Arial" w:cs="Arial"/>
                <w:color w:val="000000"/>
                <w:sz w:val="24"/>
                <w:szCs w:val="24"/>
              </w:rPr>
            </w:pPr>
            <w:r w:rsidRPr="0087672B">
              <w:rPr>
                <w:rFonts w:ascii="Arial" w:eastAsia="Arial" w:hAnsi="Arial" w:cs="Arial"/>
                <w:color w:val="000000"/>
                <w:sz w:val="24"/>
                <w:szCs w:val="24"/>
                <w:highlight w:val="green"/>
              </w:rPr>
              <w:t>&lt;verso&gt;</w:t>
            </w:r>
          </w:p>
          <w:p w14:paraId="054EA23D" w14:textId="4B92A824" w:rsidR="00F97163" w:rsidRPr="00F97163" w:rsidRDefault="00F97163" w:rsidP="00F97163">
            <w:pPr>
              <w:pStyle w:val="PargrafodaLista"/>
              <w:numPr>
                <w:ilvl w:val="0"/>
                <w:numId w:val="32"/>
              </w:numPr>
              <w:spacing w:before="240" w:after="240"/>
              <w:rPr>
                <w:rFonts w:ascii="Arial" w:hAnsi="Arial" w:cs="Arial"/>
              </w:rPr>
            </w:pPr>
            <w:r w:rsidRPr="00F97163">
              <w:rPr>
                <w:rFonts w:ascii="Arial" w:hAnsi="Arial" w:cs="Arial"/>
              </w:rPr>
              <w:t>Inovação</w:t>
            </w:r>
          </w:p>
          <w:p w14:paraId="549299B5" w14:textId="77777777" w:rsidR="00F97163" w:rsidRPr="00F97163" w:rsidRDefault="00F97163" w:rsidP="00F97163">
            <w:pPr>
              <w:pStyle w:val="PargrafodaLista"/>
              <w:numPr>
                <w:ilvl w:val="0"/>
                <w:numId w:val="32"/>
              </w:numPr>
              <w:spacing w:before="240" w:after="240"/>
              <w:rPr>
                <w:rFonts w:ascii="Arial" w:hAnsi="Arial" w:cs="Arial"/>
              </w:rPr>
            </w:pPr>
            <w:r w:rsidRPr="00F97163">
              <w:rPr>
                <w:rFonts w:ascii="Arial" w:hAnsi="Arial" w:cs="Arial"/>
              </w:rPr>
              <w:t>Liderança</w:t>
            </w:r>
          </w:p>
          <w:p w14:paraId="3510487E" w14:textId="77777777" w:rsidR="00F97163" w:rsidRPr="00F97163" w:rsidRDefault="00F97163" w:rsidP="00F97163">
            <w:pPr>
              <w:pStyle w:val="PargrafodaLista"/>
              <w:numPr>
                <w:ilvl w:val="0"/>
                <w:numId w:val="32"/>
              </w:numPr>
              <w:spacing w:before="240" w:after="240"/>
              <w:rPr>
                <w:rFonts w:ascii="Arial" w:hAnsi="Arial" w:cs="Arial"/>
              </w:rPr>
            </w:pPr>
            <w:r w:rsidRPr="00F97163">
              <w:rPr>
                <w:rFonts w:ascii="Arial" w:hAnsi="Arial" w:cs="Arial"/>
              </w:rPr>
              <w:t>Responsabilidade</w:t>
            </w:r>
          </w:p>
          <w:p w14:paraId="5F903C7E" w14:textId="77777777" w:rsidR="00F97163" w:rsidRPr="00F97163" w:rsidRDefault="00F97163" w:rsidP="00F97163">
            <w:pPr>
              <w:pStyle w:val="PargrafodaLista"/>
              <w:numPr>
                <w:ilvl w:val="0"/>
                <w:numId w:val="32"/>
              </w:numPr>
              <w:spacing w:before="240" w:after="240"/>
              <w:rPr>
                <w:rFonts w:ascii="Arial" w:hAnsi="Arial" w:cs="Arial"/>
              </w:rPr>
            </w:pPr>
            <w:r w:rsidRPr="00F97163">
              <w:rPr>
                <w:rFonts w:ascii="Arial" w:hAnsi="Arial" w:cs="Arial"/>
              </w:rPr>
              <w:t>Integridade</w:t>
            </w:r>
          </w:p>
          <w:p w14:paraId="05E12D72" w14:textId="77777777" w:rsidR="00F97163" w:rsidRPr="00F97163" w:rsidRDefault="00F97163" w:rsidP="00F97163">
            <w:pPr>
              <w:pStyle w:val="PargrafodaLista"/>
              <w:numPr>
                <w:ilvl w:val="0"/>
                <w:numId w:val="32"/>
              </w:numPr>
              <w:spacing w:before="240" w:after="240"/>
              <w:rPr>
                <w:rFonts w:ascii="Arial" w:hAnsi="Arial" w:cs="Arial"/>
              </w:rPr>
            </w:pPr>
            <w:r w:rsidRPr="00F97163">
              <w:rPr>
                <w:rFonts w:ascii="Arial" w:hAnsi="Arial" w:cs="Arial"/>
              </w:rPr>
              <w:t>Paixão</w:t>
            </w:r>
          </w:p>
          <w:p w14:paraId="3F808893" w14:textId="77777777" w:rsidR="00F97163" w:rsidRPr="00F97163" w:rsidRDefault="00F97163" w:rsidP="00F97163">
            <w:pPr>
              <w:pStyle w:val="PargrafodaLista"/>
              <w:numPr>
                <w:ilvl w:val="0"/>
                <w:numId w:val="32"/>
              </w:numPr>
              <w:spacing w:before="240" w:after="240"/>
              <w:rPr>
                <w:rFonts w:ascii="Arial" w:hAnsi="Arial" w:cs="Arial"/>
              </w:rPr>
            </w:pPr>
            <w:r w:rsidRPr="00F97163">
              <w:rPr>
                <w:rFonts w:ascii="Arial" w:hAnsi="Arial" w:cs="Arial"/>
              </w:rPr>
              <w:t>Colaboração</w:t>
            </w:r>
          </w:p>
          <w:p w14:paraId="6A01F4B1" w14:textId="77777777" w:rsidR="00F97163" w:rsidRPr="00F97163" w:rsidRDefault="00F97163" w:rsidP="00F97163">
            <w:pPr>
              <w:pStyle w:val="PargrafodaLista"/>
              <w:numPr>
                <w:ilvl w:val="0"/>
                <w:numId w:val="32"/>
              </w:numPr>
              <w:spacing w:before="240" w:after="240"/>
              <w:rPr>
                <w:rFonts w:ascii="Arial" w:hAnsi="Arial" w:cs="Arial"/>
              </w:rPr>
            </w:pPr>
            <w:r w:rsidRPr="00F97163">
              <w:rPr>
                <w:rFonts w:ascii="Arial" w:hAnsi="Arial" w:cs="Arial"/>
              </w:rPr>
              <w:lastRenderedPageBreak/>
              <w:t>Diversidade</w:t>
            </w:r>
          </w:p>
          <w:p w14:paraId="214FE364" w14:textId="1801B28E" w:rsidR="00246505" w:rsidRPr="00F97163" w:rsidRDefault="00F97163" w:rsidP="00F97163">
            <w:pPr>
              <w:pStyle w:val="PargrafodaLista"/>
              <w:numPr>
                <w:ilvl w:val="0"/>
                <w:numId w:val="32"/>
              </w:numPr>
              <w:spacing w:before="240" w:after="240"/>
              <w:rPr>
                <w:rFonts w:ascii="Arial" w:eastAsia="Arial" w:hAnsi="Arial" w:cs="Arial"/>
                <w:color w:val="000000"/>
                <w:highlight w:val="green"/>
              </w:rPr>
            </w:pPr>
            <w:r w:rsidRPr="00F97163">
              <w:rPr>
                <w:rFonts w:ascii="Arial" w:hAnsi="Arial" w:cs="Arial"/>
              </w:rPr>
              <w:t>Qualidade</w:t>
            </w:r>
          </w:p>
        </w:tc>
        <w:tc>
          <w:tcPr>
            <w:tcW w:w="4253" w:type="dxa"/>
            <w:shd w:val="clear" w:color="auto" w:fill="auto"/>
          </w:tcPr>
          <w:p w14:paraId="10D33BDD" w14:textId="77777777" w:rsidR="00246505" w:rsidRPr="00F61406" w:rsidRDefault="00246505" w:rsidP="00D61B72">
            <w:pPr>
              <w:spacing w:before="240" w:after="240"/>
              <w:rPr>
                <w:rFonts w:ascii="Arial" w:hAnsi="Arial" w:cs="Arial"/>
                <w:sz w:val="24"/>
                <w:szCs w:val="24"/>
              </w:rPr>
            </w:pPr>
          </w:p>
        </w:tc>
      </w:tr>
    </w:tbl>
    <w:p w14:paraId="744055E4" w14:textId="77777777" w:rsidR="00246505" w:rsidRDefault="00246505" w:rsidP="00246505">
      <w:pPr>
        <w:pStyle w:val="NormalED"/>
      </w:pPr>
    </w:p>
    <w:p w14:paraId="632BF699" w14:textId="7E54D6D3" w:rsidR="00246505" w:rsidRDefault="00246505" w:rsidP="00246505">
      <w:pPr>
        <w:pStyle w:val="NormalED"/>
        <w:spacing w:line="276" w:lineRule="auto"/>
      </w:pPr>
      <w:r>
        <w:t xml:space="preserve">Vamos </w:t>
      </w:r>
      <w:r w:rsidR="002D253C">
        <w:t>praticar!</w:t>
      </w:r>
    </w:p>
    <w:tbl>
      <w:tblPr>
        <w:tblStyle w:val="Tabelacomgrade"/>
        <w:tblW w:w="0" w:type="auto"/>
        <w:tblLook w:val="04A0" w:firstRow="1" w:lastRow="0" w:firstColumn="1" w:lastColumn="0" w:noHBand="0" w:noVBand="1"/>
      </w:tblPr>
      <w:tblGrid>
        <w:gridCol w:w="9209"/>
      </w:tblGrid>
      <w:tr w:rsidR="00246505" w14:paraId="390C87A8" w14:textId="77777777" w:rsidTr="00D61B72">
        <w:tc>
          <w:tcPr>
            <w:tcW w:w="9209" w:type="dxa"/>
          </w:tcPr>
          <w:p w14:paraId="279C7A4C" w14:textId="77777777" w:rsidR="00246505" w:rsidRPr="004822D5" w:rsidRDefault="00246505" w:rsidP="00D61B72">
            <w:pPr>
              <w:spacing w:before="240" w:after="240"/>
              <w:rPr>
                <w:rFonts w:ascii="Arial" w:eastAsia="Arial" w:hAnsi="Arial" w:cs="Arial"/>
                <w:bCs/>
                <w:sz w:val="24"/>
                <w:szCs w:val="24"/>
              </w:rPr>
            </w:pPr>
            <w:r w:rsidRPr="00DF148D">
              <w:rPr>
                <w:rFonts w:ascii="Arial" w:eastAsia="Arial" w:hAnsi="Arial" w:cs="Arial"/>
                <w:color w:val="000000"/>
                <w:sz w:val="24"/>
                <w:szCs w:val="24"/>
                <w:highlight w:val="green"/>
              </w:rPr>
              <w:t xml:space="preserve">&lt;Recurso Educacional </w:t>
            </w:r>
            <w:r w:rsidRPr="00DF148D">
              <w:rPr>
                <w:rFonts w:ascii="Arial" w:eastAsia="Arial" w:hAnsi="Arial" w:cs="Arial"/>
                <w:b/>
                <w:color w:val="000000"/>
                <w:sz w:val="24"/>
                <w:szCs w:val="24"/>
                <w:highlight w:val="green"/>
              </w:rPr>
              <w:t>“Mão na massa”</w:t>
            </w:r>
            <w:r w:rsidRPr="00DF148D">
              <w:rPr>
                <w:rFonts w:ascii="Arial" w:eastAsia="Arial" w:hAnsi="Arial" w:cs="Arial"/>
                <w:color w:val="000000"/>
                <w:sz w:val="24"/>
                <w:szCs w:val="24"/>
                <w:highlight w:val="green"/>
              </w:rPr>
              <w:t>&gt;</w:t>
            </w:r>
          </w:p>
        </w:tc>
      </w:tr>
      <w:tr w:rsidR="00246505" w14:paraId="4E37A8C6" w14:textId="77777777" w:rsidTr="00D61B72">
        <w:tc>
          <w:tcPr>
            <w:tcW w:w="9209" w:type="dxa"/>
          </w:tcPr>
          <w:p w14:paraId="30BD0DE6" w14:textId="6AD8CFA7" w:rsidR="00246505" w:rsidRDefault="00246505" w:rsidP="00C276EC">
            <w:pPr>
              <w:pStyle w:val="SemEspaamento"/>
              <w:spacing w:line="276" w:lineRule="auto"/>
            </w:pPr>
            <w:r>
              <w:t xml:space="preserve">E a sua empresa? </w:t>
            </w:r>
            <w:r w:rsidR="00F97163" w:rsidRPr="00F97163">
              <w:t>O que ela valoriza?</w:t>
            </w:r>
          </w:p>
          <w:p w14:paraId="2170D26E" w14:textId="77777777" w:rsidR="00F97163" w:rsidRDefault="00F97163" w:rsidP="00C276EC">
            <w:pPr>
              <w:pStyle w:val="SemEspaamento"/>
              <w:spacing w:line="276" w:lineRule="auto"/>
            </w:pPr>
            <w:r w:rsidRPr="00F97163">
              <w:t>Questões que poderão nortear a construção de seus valores.</w:t>
            </w:r>
          </w:p>
          <w:p w14:paraId="643DA6E6" w14:textId="77777777" w:rsidR="00F97163" w:rsidRDefault="00F97163" w:rsidP="00C276EC">
            <w:pPr>
              <w:pStyle w:val="NormalED"/>
              <w:numPr>
                <w:ilvl w:val="0"/>
                <w:numId w:val="26"/>
              </w:numPr>
              <w:spacing w:line="276" w:lineRule="auto"/>
            </w:pPr>
            <w:r>
              <w:t>O que a empresa valoriza?</w:t>
            </w:r>
          </w:p>
          <w:p w14:paraId="2C389EDF" w14:textId="77777777" w:rsidR="00F97163" w:rsidRDefault="00F97163" w:rsidP="00C276EC">
            <w:pPr>
              <w:pStyle w:val="NormalED"/>
              <w:numPr>
                <w:ilvl w:val="0"/>
                <w:numId w:val="26"/>
              </w:numPr>
              <w:spacing w:line="276" w:lineRule="auto"/>
            </w:pPr>
            <w:r>
              <w:t>Quais os princípios e convicções da empresa?</w:t>
            </w:r>
          </w:p>
          <w:p w14:paraId="13339846" w14:textId="77777777" w:rsidR="00F97163" w:rsidRDefault="00F97163" w:rsidP="00C276EC">
            <w:pPr>
              <w:pStyle w:val="NormalED"/>
              <w:numPr>
                <w:ilvl w:val="0"/>
                <w:numId w:val="26"/>
              </w:numPr>
              <w:spacing w:line="276" w:lineRule="auto"/>
            </w:pPr>
            <w:r>
              <w:t>Por quais atitudes ela deveria ser reconhecida e admirada?</w:t>
            </w:r>
          </w:p>
          <w:p w14:paraId="0E5E2ED7" w14:textId="74F80F27" w:rsidR="00246505" w:rsidRPr="004822D5" w:rsidRDefault="00F97163" w:rsidP="00C276EC">
            <w:pPr>
              <w:pStyle w:val="NormalED"/>
              <w:numPr>
                <w:ilvl w:val="0"/>
                <w:numId w:val="26"/>
              </w:numPr>
              <w:spacing w:line="276" w:lineRule="auto"/>
              <w:rPr>
                <w:bCs/>
                <w:szCs w:val="24"/>
              </w:rPr>
            </w:pPr>
            <w:r>
              <w:t xml:space="preserve">A empresa se compromete a trabalhar por qual filosofia? </w:t>
            </w:r>
          </w:p>
        </w:tc>
      </w:tr>
      <w:tr w:rsidR="00246505" w14:paraId="2360215E" w14:textId="77777777" w:rsidTr="00D61B72">
        <w:tc>
          <w:tcPr>
            <w:tcW w:w="9209" w:type="dxa"/>
          </w:tcPr>
          <w:p w14:paraId="48529663" w14:textId="77777777" w:rsidR="00246505" w:rsidRDefault="00246505" w:rsidP="00D61B72">
            <w:pPr>
              <w:pStyle w:val="SemEspaamento"/>
              <w:spacing w:line="276" w:lineRule="auto"/>
            </w:pPr>
            <w:r w:rsidRPr="00764FEF">
              <w:rPr>
                <w:szCs w:val="24"/>
                <w:highlight w:val="green"/>
              </w:rPr>
              <w:t>&lt;máscara</w:t>
            </w:r>
            <w:r>
              <w:rPr>
                <w:szCs w:val="24"/>
                <w:highlight w:val="green"/>
              </w:rPr>
              <w:t xml:space="preserve"> do campo de resposta</w:t>
            </w:r>
            <w:r w:rsidRPr="00764FEF">
              <w:rPr>
                <w:szCs w:val="24"/>
                <w:highlight w:val="green"/>
              </w:rPr>
              <w:t>&gt;</w:t>
            </w:r>
            <w:r>
              <w:rPr>
                <w:szCs w:val="24"/>
              </w:rPr>
              <w:t xml:space="preserve"> </w:t>
            </w:r>
            <w:r>
              <w:rPr>
                <w:i/>
                <w:color w:val="595959" w:themeColor="text1" w:themeTint="A6"/>
                <w:szCs w:val="24"/>
              </w:rPr>
              <w:t>Digite aqui sua opinião</w:t>
            </w:r>
            <w:r w:rsidRPr="00764FEF">
              <w:rPr>
                <w:i/>
                <w:color w:val="595959" w:themeColor="text1" w:themeTint="A6"/>
                <w:szCs w:val="24"/>
              </w:rPr>
              <w:t>.</w:t>
            </w:r>
          </w:p>
        </w:tc>
      </w:tr>
    </w:tbl>
    <w:p w14:paraId="6B53C624" w14:textId="77777777" w:rsidR="00246505" w:rsidRDefault="00246505" w:rsidP="00246505">
      <w:pPr>
        <w:spacing w:after="120" w:line="240" w:lineRule="auto"/>
        <w:rPr>
          <w:rFonts w:ascii="Arial" w:hAnsi="Arial" w:cs="Arial"/>
          <w:b/>
          <w:sz w:val="24"/>
          <w:szCs w:val="24"/>
          <w:highlight w:val="green"/>
        </w:rPr>
      </w:pPr>
    </w:p>
    <w:tbl>
      <w:tblPr>
        <w:tblStyle w:val="Tabelacomgrade"/>
        <w:tblW w:w="0" w:type="auto"/>
        <w:tblLook w:val="04A0" w:firstRow="1" w:lastRow="0" w:firstColumn="1" w:lastColumn="0" w:noHBand="0" w:noVBand="1"/>
      </w:tblPr>
      <w:tblGrid>
        <w:gridCol w:w="9209"/>
      </w:tblGrid>
      <w:tr w:rsidR="00246505" w14:paraId="4E7D3A3D" w14:textId="77777777" w:rsidTr="00D61B72">
        <w:tc>
          <w:tcPr>
            <w:tcW w:w="9209" w:type="dxa"/>
          </w:tcPr>
          <w:p w14:paraId="4CD97C2A" w14:textId="77777777" w:rsidR="00246505" w:rsidRPr="004822D5" w:rsidRDefault="00246505" w:rsidP="00D61B72">
            <w:pPr>
              <w:spacing w:before="240" w:after="240"/>
              <w:rPr>
                <w:rFonts w:ascii="Arial" w:eastAsia="Arial" w:hAnsi="Arial" w:cs="Arial"/>
                <w:bCs/>
                <w:sz w:val="24"/>
                <w:szCs w:val="24"/>
              </w:rPr>
            </w:pPr>
            <w:r w:rsidRPr="00DF148D">
              <w:rPr>
                <w:rFonts w:ascii="Arial" w:eastAsia="Arial" w:hAnsi="Arial" w:cs="Arial"/>
                <w:color w:val="000000"/>
                <w:sz w:val="24"/>
                <w:szCs w:val="24"/>
                <w:highlight w:val="green"/>
              </w:rPr>
              <w:t xml:space="preserve">&lt;Recurso Educacional </w:t>
            </w:r>
            <w:r w:rsidRPr="00DF148D">
              <w:rPr>
                <w:rFonts w:ascii="Arial" w:eastAsia="Arial" w:hAnsi="Arial" w:cs="Arial"/>
                <w:b/>
                <w:color w:val="000000"/>
                <w:sz w:val="24"/>
                <w:szCs w:val="24"/>
                <w:highlight w:val="green"/>
              </w:rPr>
              <w:t>“</w:t>
            </w:r>
            <w:r>
              <w:rPr>
                <w:rFonts w:ascii="Arial" w:eastAsia="Arial" w:hAnsi="Arial" w:cs="Arial"/>
                <w:b/>
                <w:color w:val="000000"/>
                <w:sz w:val="24"/>
                <w:szCs w:val="24"/>
                <w:highlight w:val="green"/>
              </w:rPr>
              <w:t>Insight do empreendedor</w:t>
            </w:r>
            <w:r w:rsidRPr="00DF148D">
              <w:rPr>
                <w:rFonts w:ascii="Arial" w:eastAsia="Arial" w:hAnsi="Arial" w:cs="Arial"/>
                <w:b/>
                <w:color w:val="000000"/>
                <w:sz w:val="24"/>
                <w:szCs w:val="24"/>
                <w:highlight w:val="green"/>
              </w:rPr>
              <w:t>”</w:t>
            </w:r>
            <w:r w:rsidRPr="00DF148D">
              <w:rPr>
                <w:rFonts w:ascii="Arial" w:eastAsia="Arial" w:hAnsi="Arial" w:cs="Arial"/>
                <w:color w:val="000000"/>
                <w:sz w:val="24"/>
                <w:szCs w:val="24"/>
                <w:highlight w:val="green"/>
              </w:rPr>
              <w:t>&gt;</w:t>
            </w:r>
          </w:p>
        </w:tc>
      </w:tr>
      <w:tr w:rsidR="00246505" w14:paraId="62F3F1D3" w14:textId="77777777" w:rsidTr="00D61B72">
        <w:tc>
          <w:tcPr>
            <w:tcW w:w="9209" w:type="dxa"/>
          </w:tcPr>
          <w:p w14:paraId="35300DFA" w14:textId="77777777" w:rsidR="00246505" w:rsidRPr="00246505" w:rsidRDefault="00246505" w:rsidP="00D61B72">
            <w:pPr>
              <w:pStyle w:val="SemEspaamento"/>
              <w:rPr>
                <w:b/>
              </w:rPr>
            </w:pPr>
            <w:r w:rsidRPr="00246505">
              <w:rPr>
                <w:b/>
              </w:rPr>
              <w:t xml:space="preserve">Importante </w:t>
            </w:r>
          </w:p>
          <w:p w14:paraId="0F95052B" w14:textId="07BE64F3" w:rsidR="00246505" w:rsidRPr="004822D5" w:rsidRDefault="00246505" w:rsidP="003F04DC">
            <w:pPr>
              <w:pStyle w:val="SemEspaamento"/>
              <w:spacing w:line="276" w:lineRule="auto"/>
              <w:rPr>
                <w:bCs/>
                <w:szCs w:val="24"/>
              </w:rPr>
            </w:pPr>
            <w:r>
              <w:t>Se você</w:t>
            </w:r>
            <w:r w:rsidR="003F04DC">
              <w:t>,</w:t>
            </w:r>
            <w:r>
              <w:t xml:space="preserve"> em algum momento</w:t>
            </w:r>
            <w:r w:rsidR="003F04DC">
              <w:t>,</w:t>
            </w:r>
            <w:r>
              <w:t xml:space="preserve"> já definiu sua missão, visão e valores</w:t>
            </w:r>
            <w:r w:rsidR="003F04DC">
              <w:t>,</w:t>
            </w:r>
            <w:r>
              <w:t xml:space="preserve"> está na hora de revisar e validar com sua equipe de colaboradores. Eles precisam conhecer profundamente essas informações. Ainda não fez a sua? Não tem problema, mas antes de continuar o planejamento e caminharmos para o plano de ação, reúna sua equipe e defina </w:t>
            </w:r>
            <w:r w:rsidR="003F04DC">
              <w:t xml:space="preserve">a </w:t>
            </w:r>
            <w:r>
              <w:t>missão, visão e valores</w:t>
            </w:r>
            <w:r w:rsidR="003F04DC">
              <w:t>. E</w:t>
            </w:r>
            <w:r>
              <w:t>vite fazer isso de forma solitária. Isso é fundamental para o bom planejamento da empresa.</w:t>
            </w:r>
          </w:p>
        </w:tc>
      </w:tr>
    </w:tbl>
    <w:p w14:paraId="43911620" w14:textId="77777777" w:rsidR="00246505" w:rsidRDefault="00246505" w:rsidP="00246505">
      <w:pPr>
        <w:spacing w:after="120" w:line="240" w:lineRule="auto"/>
        <w:rPr>
          <w:rFonts w:ascii="Arial" w:hAnsi="Arial" w:cs="Arial"/>
          <w:b/>
          <w:sz w:val="24"/>
          <w:szCs w:val="24"/>
          <w:highlight w:val="green"/>
        </w:rPr>
      </w:pPr>
    </w:p>
    <w:p w14:paraId="300AA7BC" w14:textId="0D65E2E3" w:rsidR="00246505" w:rsidRPr="00F97163" w:rsidRDefault="00F97163" w:rsidP="00246505">
      <w:pPr>
        <w:spacing w:after="120" w:line="240" w:lineRule="auto"/>
        <w:rPr>
          <w:rFonts w:ascii="Arial" w:hAnsi="Arial" w:cs="Arial"/>
          <w:sz w:val="24"/>
          <w:szCs w:val="24"/>
        </w:rPr>
      </w:pPr>
      <w:r w:rsidRPr="00F97163">
        <w:rPr>
          <w:rFonts w:ascii="Arial" w:hAnsi="Arial" w:cs="Arial"/>
          <w:sz w:val="24"/>
          <w:szCs w:val="24"/>
        </w:rPr>
        <w:t>Para encer</w:t>
      </w:r>
      <w:r w:rsidR="002D4CB5">
        <w:rPr>
          <w:rFonts w:ascii="Arial" w:hAnsi="Arial" w:cs="Arial"/>
          <w:sz w:val="24"/>
          <w:szCs w:val="24"/>
        </w:rPr>
        <w:t>rar est</w:t>
      </w:r>
      <w:r w:rsidRPr="00F97163">
        <w:rPr>
          <w:rFonts w:ascii="Arial" w:hAnsi="Arial" w:cs="Arial"/>
          <w:sz w:val="24"/>
          <w:szCs w:val="24"/>
        </w:rPr>
        <w:t>e módulo, assista a</w:t>
      </w:r>
      <w:r w:rsidR="005009C2">
        <w:rPr>
          <w:rFonts w:ascii="Arial" w:hAnsi="Arial" w:cs="Arial"/>
          <w:sz w:val="24"/>
          <w:szCs w:val="24"/>
        </w:rPr>
        <w:t>o</w:t>
      </w:r>
      <w:r w:rsidRPr="00F97163">
        <w:rPr>
          <w:rFonts w:ascii="Arial" w:hAnsi="Arial" w:cs="Arial"/>
          <w:sz w:val="24"/>
          <w:szCs w:val="24"/>
        </w:rPr>
        <w:t xml:space="preserve"> vídeo </w:t>
      </w:r>
      <w:r w:rsidR="005009C2">
        <w:rPr>
          <w:rFonts w:ascii="Arial" w:hAnsi="Arial" w:cs="Arial"/>
          <w:sz w:val="24"/>
          <w:szCs w:val="24"/>
        </w:rPr>
        <w:t>a seguir e conheça</w:t>
      </w:r>
      <w:r w:rsidR="005009C2" w:rsidRPr="005009C2">
        <w:rPr>
          <w:rFonts w:ascii="Arial" w:hAnsi="Arial" w:cs="Arial"/>
          <w:sz w:val="24"/>
          <w:szCs w:val="24"/>
        </w:rPr>
        <w:t xml:space="preserve"> como a missão, a visão e os valores da empresa são determinantes no planejamento estratégico. </w:t>
      </w:r>
      <w:r w:rsidRPr="00F97163">
        <w:rPr>
          <w:rFonts w:ascii="Arial" w:hAnsi="Arial" w:cs="Arial"/>
          <w:sz w:val="24"/>
          <w:szCs w:val="24"/>
        </w:rPr>
        <w:t xml:space="preserve"> </w:t>
      </w:r>
    </w:p>
    <w:p w14:paraId="2C8C0D1B" w14:textId="4499C49A" w:rsidR="00680C05" w:rsidRDefault="00680C05" w:rsidP="00680C05">
      <w:pPr>
        <w:spacing w:after="0"/>
        <w:rPr>
          <w:rFonts w:ascii="Arial" w:eastAsia="Arial" w:hAnsi="Arial" w:cs="Arial"/>
          <w:sz w:val="24"/>
          <w:szCs w:val="24"/>
        </w:rPr>
      </w:pPr>
      <w:r w:rsidRPr="005009C2">
        <w:rPr>
          <w:rFonts w:ascii="Arial" w:eastAsia="Arial" w:hAnsi="Arial" w:cs="Arial"/>
          <w:sz w:val="24"/>
          <w:szCs w:val="24"/>
        </w:rPr>
        <w:t>Neste vídeo, você conhecer</w:t>
      </w:r>
      <w:r w:rsidR="003F04DC">
        <w:rPr>
          <w:rFonts w:ascii="Arial" w:eastAsia="Arial" w:hAnsi="Arial" w:cs="Arial"/>
          <w:sz w:val="24"/>
          <w:szCs w:val="24"/>
        </w:rPr>
        <w:t>á</w:t>
      </w:r>
      <w:r w:rsidRPr="005009C2">
        <w:rPr>
          <w:rFonts w:ascii="Arial" w:eastAsia="Arial" w:hAnsi="Arial" w:cs="Arial"/>
          <w:sz w:val="24"/>
          <w:szCs w:val="24"/>
        </w:rPr>
        <w:t xml:space="preserve"> como </w:t>
      </w:r>
      <w:r>
        <w:rPr>
          <w:rFonts w:ascii="Arial" w:eastAsia="Arial" w:hAnsi="Arial" w:cs="Arial"/>
          <w:sz w:val="24"/>
          <w:szCs w:val="24"/>
        </w:rPr>
        <w:t>as definições d</w:t>
      </w:r>
      <w:r w:rsidRPr="005009C2">
        <w:rPr>
          <w:rFonts w:ascii="Arial" w:eastAsia="Arial" w:hAnsi="Arial" w:cs="Arial"/>
          <w:sz w:val="24"/>
          <w:szCs w:val="24"/>
        </w:rPr>
        <w:t>a missão, visão e valores direcionam a empresa</w:t>
      </w:r>
      <w:r>
        <w:rPr>
          <w:rFonts w:ascii="Arial" w:eastAsia="Arial" w:hAnsi="Arial" w:cs="Arial"/>
          <w:sz w:val="24"/>
          <w:szCs w:val="24"/>
        </w:rPr>
        <w:t xml:space="preserve"> e definem para quê ela existe. </w:t>
      </w:r>
      <w:r w:rsidRPr="005009C2">
        <w:rPr>
          <w:rFonts w:ascii="Arial" w:eastAsia="Arial" w:hAnsi="Arial" w:cs="Arial"/>
          <w:sz w:val="24"/>
          <w:szCs w:val="24"/>
        </w:rPr>
        <w:t>A empresa foi criada com qual pretensão? Aonde ela pretende chegar? E, por fim, quais os valores que serão utilizados durante a operação?</w:t>
      </w:r>
    </w:p>
    <w:p w14:paraId="08652D6B" w14:textId="77777777" w:rsidR="00680C05" w:rsidRDefault="00680C05" w:rsidP="00246505">
      <w:pPr>
        <w:spacing w:after="120" w:line="240" w:lineRule="auto"/>
        <w:rPr>
          <w:rFonts w:ascii="Arial" w:hAnsi="Arial" w:cs="Arial"/>
          <w:sz w:val="24"/>
          <w:szCs w:val="24"/>
        </w:rPr>
      </w:pPr>
    </w:p>
    <w:p w14:paraId="7A4894A0" w14:textId="3704C4C9" w:rsidR="00F97163" w:rsidRPr="00F97163" w:rsidRDefault="005009C2" w:rsidP="00246505">
      <w:pPr>
        <w:spacing w:after="120" w:line="240" w:lineRule="auto"/>
        <w:rPr>
          <w:rFonts w:ascii="Arial" w:hAnsi="Arial" w:cs="Arial"/>
          <w:sz w:val="24"/>
          <w:szCs w:val="24"/>
        </w:rPr>
      </w:pPr>
      <w:r>
        <w:rPr>
          <w:rFonts w:ascii="Arial" w:hAnsi="Arial" w:cs="Arial"/>
          <w:sz w:val="24"/>
          <w:szCs w:val="24"/>
        </w:rPr>
        <w:t xml:space="preserve">Clique em </w:t>
      </w:r>
      <w:r w:rsidRPr="00B71FF5">
        <w:rPr>
          <w:rFonts w:ascii="Arial" w:hAnsi="Arial" w:cs="Arial"/>
          <w:b/>
          <w:color w:val="1F497D" w:themeColor="text2"/>
          <w:sz w:val="24"/>
          <w:szCs w:val="24"/>
        </w:rPr>
        <w:t>PRÓ</w:t>
      </w:r>
      <w:r w:rsidR="00F97163" w:rsidRPr="00B71FF5">
        <w:rPr>
          <w:rFonts w:ascii="Arial" w:hAnsi="Arial" w:cs="Arial"/>
          <w:b/>
          <w:color w:val="1F497D" w:themeColor="text2"/>
          <w:sz w:val="24"/>
          <w:szCs w:val="24"/>
        </w:rPr>
        <w:t>XIMO</w:t>
      </w:r>
      <w:r w:rsidR="00F97163" w:rsidRPr="00B71FF5">
        <w:rPr>
          <w:rFonts w:ascii="Arial" w:hAnsi="Arial" w:cs="Arial"/>
          <w:color w:val="1F497D" w:themeColor="text2"/>
          <w:sz w:val="24"/>
          <w:szCs w:val="24"/>
        </w:rPr>
        <w:t xml:space="preserve"> </w:t>
      </w:r>
      <w:r w:rsidR="00F97163" w:rsidRPr="00F97163">
        <w:rPr>
          <w:rFonts w:ascii="Arial" w:hAnsi="Arial" w:cs="Arial"/>
          <w:sz w:val="24"/>
          <w:szCs w:val="24"/>
        </w:rPr>
        <w:t>e confira!</w:t>
      </w:r>
    </w:p>
    <w:p w14:paraId="67DC01D9" w14:textId="4B18B715" w:rsidR="00B146B2" w:rsidRDefault="00246505" w:rsidP="00246505">
      <w:pPr>
        <w:pStyle w:val="NormalED"/>
        <w:spacing w:line="276" w:lineRule="auto"/>
        <w:rPr>
          <w:rFonts w:cs="Arial"/>
          <w:b/>
          <w:szCs w:val="24"/>
          <w:highlight w:val="green"/>
        </w:rPr>
      </w:pPr>
      <w:r>
        <w:rPr>
          <w:rFonts w:cs="Arial"/>
          <w:b/>
          <w:szCs w:val="24"/>
          <w:highlight w:val="green"/>
        </w:rPr>
        <w:t xml:space="preserve"> </w:t>
      </w:r>
    </w:p>
    <w:p w14:paraId="10221E79" w14:textId="57AD35E5" w:rsidR="005009C2" w:rsidRPr="006D6F55" w:rsidRDefault="005009C2" w:rsidP="005009C2">
      <w:pPr>
        <w:spacing w:after="120" w:line="240" w:lineRule="auto"/>
        <w:rPr>
          <w:rFonts w:ascii="Arial" w:hAnsi="Arial" w:cs="Arial"/>
          <w:b/>
          <w:sz w:val="24"/>
          <w:szCs w:val="24"/>
          <w:highlight w:val="green"/>
        </w:rPr>
      </w:pPr>
      <w:r>
        <w:rPr>
          <w:rFonts w:ascii="Arial" w:hAnsi="Arial" w:cs="Arial"/>
          <w:b/>
          <w:sz w:val="24"/>
          <w:szCs w:val="24"/>
          <w:highlight w:val="green"/>
        </w:rPr>
        <w:t>&lt;SCO13</w:t>
      </w:r>
      <w:r w:rsidRPr="006D6F55">
        <w:rPr>
          <w:rFonts w:ascii="Arial" w:hAnsi="Arial" w:cs="Arial"/>
          <w:b/>
          <w:sz w:val="24"/>
          <w:szCs w:val="24"/>
          <w:highlight w:val="green"/>
        </w:rPr>
        <w:t xml:space="preserve">&gt; Vídeo </w:t>
      </w:r>
      <w:r>
        <w:rPr>
          <w:rFonts w:ascii="Arial" w:hAnsi="Arial" w:cs="Arial"/>
          <w:b/>
          <w:sz w:val="24"/>
          <w:szCs w:val="24"/>
          <w:highlight w:val="green"/>
        </w:rPr>
        <w:t>–</w:t>
      </w:r>
      <w:r w:rsidRPr="006D6F55">
        <w:rPr>
          <w:rFonts w:ascii="Arial" w:hAnsi="Arial" w:cs="Arial"/>
          <w:b/>
          <w:sz w:val="24"/>
          <w:szCs w:val="24"/>
          <w:highlight w:val="green"/>
        </w:rPr>
        <w:t xml:space="preserve"> </w:t>
      </w:r>
      <w:r w:rsidRPr="005009C2">
        <w:rPr>
          <w:rFonts w:ascii="Arial" w:hAnsi="Arial" w:cs="Arial"/>
          <w:b/>
          <w:sz w:val="24"/>
          <w:szCs w:val="24"/>
        </w:rPr>
        <w:t>Missão, visão e valores da empresa</w:t>
      </w:r>
    </w:p>
    <w:p w14:paraId="162A0379" w14:textId="77777777" w:rsidR="005009C2" w:rsidRDefault="005009C2" w:rsidP="005009C2">
      <w:pPr>
        <w:spacing w:after="0"/>
        <w:rPr>
          <w:rFonts w:ascii="Arial" w:eastAsia="Arial" w:hAnsi="Arial" w:cs="Arial"/>
          <w:sz w:val="24"/>
          <w:szCs w:val="24"/>
        </w:rPr>
      </w:pPr>
    </w:p>
    <w:tbl>
      <w:tblPr>
        <w:tblW w:w="9069"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600" w:firstRow="0" w:lastRow="0" w:firstColumn="0" w:lastColumn="0" w:noHBand="1" w:noVBand="1"/>
      </w:tblPr>
      <w:tblGrid>
        <w:gridCol w:w="9069"/>
      </w:tblGrid>
      <w:tr w:rsidR="005009C2" w14:paraId="24672195" w14:textId="77777777" w:rsidTr="00D61B72">
        <w:tc>
          <w:tcPr>
            <w:tcW w:w="9069" w:type="dxa"/>
            <w:shd w:val="clear" w:color="auto" w:fill="FFFFFF"/>
            <w:tcMar>
              <w:top w:w="100" w:type="dxa"/>
              <w:left w:w="100" w:type="dxa"/>
              <w:bottom w:w="100" w:type="dxa"/>
              <w:right w:w="100" w:type="dxa"/>
            </w:tcMar>
          </w:tcPr>
          <w:p w14:paraId="2C7E4A91" w14:textId="77777777" w:rsidR="005009C2" w:rsidRPr="000B2517" w:rsidRDefault="005009C2" w:rsidP="00D61B72">
            <w:pPr>
              <w:spacing w:after="0"/>
              <w:rPr>
                <w:rFonts w:ascii="Arial" w:eastAsia="Arial" w:hAnsi="Arial" w:cs="Arial"/>
                <w:sz w:val="24"/>
                <w:highlight w:val="green"/>
              </w:rPr>
            </w:pPr>
            <w:r w:rsidRPr="00D3240C">
              <w:rPr>
                <w:rFonts w:ascii="Arial" w:eastAsia="Arial" w:hAnsi="Arial" w:cs="Arial"/>
                <w:sz w:val="24"/>
                <w:szCs w:val="24"/>
                <w:highlight w:val="green"/>
              </w:rPr>
              <w:t>&lt;Vídeo&gt;</w:t>
            </w:r>
            <w:r w:rsidRPr="000B2517">
              <w:rPr>
                <w:rFonts w:ascii="Arial" w:eastAsia="Arial" w:hAnsi="Arial" w:cs="Arial"/>
                <w:sz w:val="24"/>
                <w:highlight w:val="green"/>
              </w:rPr>
              <w:t>&lt;alterar a vinheta e adotar a roupagem do programa Empreenda Rápido,</w:t>
            </w:r>
          </w:p>
          <w:p w14:paraId="03FF60DD" w14:textId="77777777" w:rsidR="005009C2" w:rsidRPr="000B2517" w:rsidRDefault="005009C2" w:rsidP="00D61B72">
            <w:pPr>
              <w:spacing w:after="0"/>
              <w:rPr>
                <w:rFonts w:ascii="Arial" w:eastAsia="Arial" w:hAnsi="Arial" w:cs="Arial"/>
                <w:sz w:val="28"/>
                <w:szCs w:val="24"/>
              </w:rPr>
            </w:pPr>
            <w:r w:rsidRPr="000B2517">
              <w:rPr>
                <w:rFonts w:ascii="Arial" w:eastAsia="Arial" w:hAnsi="Arial" w:cs="Arial"/>
                <w:sz w:val="24"/>
                <w:highlight w:val="green"/>
              </w:rPr>
              <w:t>com cases que dialogam com os temas tratados nos cursos.</w:t>
            </w:r>
          </w:p>
          <w:p w14:paraId="7733BCFF" w14:textId="77777777" w:rsidR="005009C2" w:rsidRPr="00D3240C" w:rsidRDefault="005009C2" w:rsidP="00D61B72">
            <w:pPr>
              <w:spacing w:after="0" w:line="240" w:lineRule="auto"/>
              <w:rPr>
                <w:rFonts w:ascii="Arial" w:eastAsia="Arial" w:hAnsi="Arial" w:cs="Arial"/>
                <w:sz w:val="24"/>
                <w:szCs w:val="24"/>
                <w:highlight w:val="green"/>
              </w:rPr>
            </w:pPr>
          </w:p>
          <w:p w14:paraId="16E6841E" w14:textId="615B3284" w:rsidR="005009C2" w:rsidRPr="005009C2" w:rsidRDefault="0037253A" w:rsidP="00D61B72">
            <w:pPr>
              <w:spacing w:after="0" w:line="240" w:lineRule="auto"/>
              <w:rPr>
                <w:rFonts w:ascii="Arial" w:eastAsia="Arial" w:hAnsi="Arial" w:cs="Arial"/>
                <w:sz w:val="24"/>
                <w:szCs w:val="24"/>
                <w:highlight w:val="yellow"/>
              </w:rPr>
            </w:pPr>
            <w:hyperlink r:id="rId70" w:history="1">
              <w:r w:rsidR="005009C2" w:rsidRPr="005009C2">
                <w:rPr>
                  <w:rStyle w:val="Hyperlink"/>
                  <w:rFonts w:ascii="Arial" w:hAnsi="Arial" w:cs="Arial"/>
                  <w:sz w:val="24"/>
                  <w:szCs w:val="24"/>
                </w:rPr>
                <w:t>https://www.youtube.com/watch?v=C9XKXUyx7vI&amp;list=PLdP-PjIBedXmmRo_MFoHJ5TUuRSmq13cb&amp;index=122&amp;frags=pl%2Cwn</w:t>
              </w:r>
            </w:hyperlink>
          </w:p>
        </w:tc>
      </w:tr>
    </w:tbl>
    <w:p w14:paraId="30CF204B" w14:textId="0E2FE7B5" w:rsidR="002D253C" w:rsidRDefault="002D253C" w:rsidP="002D253C">
      <w:pPr>
        <w:spacing w:after="120" w:line="240" w:lineRule="auto"/>
        <w:rPr>
          <w:rFonts w:ascii="Arial" w:hAnsi="Arial" w:cs="Arial"/>
          <w:b/>
          <w:sz w:val="24"/>
          <w:szCs w:val="24"/>
        </w:rPr>
      </w:pPr>
      <w:r>
        <w:rPr>
          <w:rFonts w:ascii="Arial" w:hAnsi="Arial" w:cs="Arial"/>
          <w:b/>
          <w:sz w:val="24"/>
          <w:szCs w:val="24"/>
          <w:highlight w:val="green"/>
        </w:rPr>
        <w:t>&lt;SCO14</w:t>
      </w:r>
      <w:r w:rsidRPr="006D6F55">
        <w:rPr>
          <w:rFonts w:ascii="Arial" w:hAnsi="Arial" w:cs="Arial"/>
          <w:b/>
          <w:sz w:val="24"/>
          <w:szCs w:val="24"/>
          <w:highlight w:val="green"/>
        </w:rPr>
        <w:t xml:space="preserve">&gt; </w:t>
      </w:r>
      <w:r w:rsidR="00CD63B7">
        <w:rPr>
          <w:rFonts w:ascii="Arial" w:hAnsi="Arial" w:cs="Arial"/>
          <w:b/>
          <w:sz w:val="24"/>
          <w:szCs w:val="24"/>
        </w:rPr>
        <w:t>Metas e objetivos</w:t>
      </w:r>
    </w:p>
    <w:p w14:paraId="5385CAB9" w14:textId="793CF1FC" w:rsidR="002D253C" w:rsidRDefault="002D253C" w:rsidP="002D253C">
      <w:pPr>
        <w:spacing w:after="0" w:line="240" w:lineRule="auto"/>
        <w:jc w:val="both"/>
        <w:rPr>
          <w:rFonts w:ascii="Arial" w:eastAsia="Arial" w:hAnsi="Arial" w:cs="Arial"/>
          <w:color w:val="000000"/>
          <w:sz w:val="24"/>
          <w:szCs w:val="24"/>
        </w:rPr>
      </w:pPr>
      <w:r w:rsidRPr="00A92002">
        <w:rPr>
          <w:rFonts w:ascii="Arial" w:eastAsia="Arial" w:hAnsi="Arial" w:cs="Arial"/>
          <w:b/>
          <w:highlight w:val="cyan"/>
        </w:rPr>
        <w:t>&lt;Título&gt;</w:t>
      </w:r>
      <w:r>
        <w:rPr>
          <w:rFonts w:ascii="Arial" w:eastAsia="Arial" w:hAnsi="Arial" w:cs="Arial"/>
          <w:b/>
        </w:rPr>
        <w:t xml:space="preserve"> </w:t>
      </w:r>
      <w:r w:rsidR="00CD63B7" w:rsidRPr="00CD63B7">
        <w:rPr>
          <w:rFonts w:ascii="Arial" w:eastAsia="Arial" w:hAnsi="Arial" w:cs="Arial"/>
          <w:color w:val="000000"/>
          <w:sz w:val="24"/>
          <w:szCs w:val="24"/>
        </w:rPr>
        <w:t>Metas e objetivos</w:t>
      </w:r>
    </w:p>
    <w:p w14:paraId="75798F92" w14:textId="77777777" w:rsidR="002D253C" w:rsidRDefault="002D253C" w:rsidP="002D253C">
      <w:pPr>
        <w:spacing w:after="120" w:line="240" w:lineRule="auto"/>
        <w:rPr>
          <w:rFonts w:ascii="Arial" w:hAnsi="Arial" w:cs="Arial"/>
          <w:b/>
          <w:sz w:val="24"/>
          <w:szCs w:val="24"/>
        </w:rPr>
      </w:pPr>
    </w:p>
    <w:p w14:paraId="22DB4556" w14:textId="38842EFE" w:rsidR="002D253C" w:rsidRDefault="002D253C" w:rsidP="002D253C">
      <w:pPr>
        <w:spacing w:after="120"/>
        <w:rPr>
          <w:rFonts w:ascii="Arial" w:hAnsi="Arial" w:cs="Arial"/>
          <w:sz w:val="24"/>
          <w:szCs w:val="24"/>
        </w:rPr>
      </w:pPr>
      <w:r w:rsidRPr="002D253C">
        <w:rPr>
          <w:rFonts w:ascii="Arial" w:hAnsi="Arial" w:cs="Arial"/>
          <w:sz w:val="24"/>
          <w:szCs w:val="24"/>
        </w:rPr>
        <w:t>O plano de ação será a ferramenta de gestão que nos ajudará a atingir as metas e objetivos</w:t>
      </w:r>
      <w:r w:rsidR="00E01E5A">
        <w:rPr>
          <w:rFonts w:ascii="Arial" w:hAnsi="Arial" w:cs="Arial"/>
          <w:sz w:val="24"/>
          <w:szCs w:val="24"/>
        </w:rPr>
        <w:t xml:space="preserve"> na organização</w:t>
      </w:r>
      <w:r w:rsidRPr="002D253C">
        <w:rPr>
          <w:rFonts w:ascii="Arial" w:hAnsi="Arial" w:cs="Arial"/>
          <w:sz w:val="24"/>
          <w:szCs w:val="24"/>
        </w:rPr>
        <w:t xml:space="preserve">. </w:t>
      </w:r>
      <w:r w:rsidR="00AE4983">
        <w:rPr>
          <w:rFonts w:ascii="Arial" w:hAnsi="Arial" w:cs="Arial"/>
          <w:sz w:val="24"/>
          <w:szCs w:val="24"/>
        </w:rPr>
        <w:t xml:space="preserve">Antes de aprendermos sobre o plano de ação, vamos relembrar </w:t>
      </w:r>
      <w:r w:rsidRPr="002D253C">
        <w:rPr>
          <w:rFonts w:ascii="Arial" w:hAnsi="Arial" w:cs="Arial"/>
          <w:sz w:val="24"/>
          <w:szCs w:val="24"/>
        </w:rPr>
        <w:t>o conceito de metas e objetivos</w:t>
      </w:r>
      <w:r w:rsidR="00AE4983">
        <w:rPr>
          <w:rFonts w:ascii="Arial" w:hAnsi="Arial" w:cs="Arial"/>
          <w:sz w:val="24"/>
          <w:szCs w:val="24"/>
        </w:rPr>
        <w:t>. Vamos lá?</w:t>
      </w:r>
    </w:p>
    <w:p w14:paraId="26505BCF" w14:textId="77777777" w:rsidR="00D61B72" w:rsidRDefault="00D61B72" w:rsidP="002D253C">
      <w:pPr>
        <w:spacing w:after="120"/>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5"/>
      </w:tblGrid>
      <w:tr w:rsidR="00D61B72" w14:paraId="3FB4A422" w14:textId="77777777" w:rsidTr="00D61B72">
        <w:tc>
          <w:tcPr>
            <w:tcW w:w="9285" w:type="dxa"/>
            <w:shd w:val="clear" w:color="auto" w:fill="auto"/>
          </w:tcPr>
          <w:p w14:paraId="5FA7B416" w14:textId="13B43422" w:rsidR="00D61B72" w:rsidRPr="00D61B72" w:rsidRDefault="00D61B72" w:rsidP="00D61B72">
            <w:pPr>
              <w:spacing w:after="120" w:line="360" w:lineRule="auto"/>
              <w:rPr>
                <w:rFonts w:ascii="Arial" w:eastAsia="Arial" w:hAnsi="Arial" w:cs="Arial"/>
                <w:color w:val="000000"/>
                <w:sz w:val="24"/>
                <w:szCs w:val="24"/>
              </w:rPr>
            </w:pPr>
            <w:r w:rsidRPr="00C407AE">
              <w:rPr>
                <w:rFonts w:ascii="Arial" w:hAnsi="Arial" w:cs="Arial"/>
                <w:sz w:val="24"/>
                <w:szCs w:val="24"/>
                <w:highlight w:val="cyan"/>
              </w:rPr>
              <w:t>&lt;DM&gt; Colocar o texto na imagem</w:t>
            </w:r>
          </w:p>
        </w:tc>
      </w:tr>
      <w:tr w:rsidR="00D61B72" w14:paraId="11DE5E75" w14:textId="77777777" w:rsidTr="00D61B72">
        <w:tc>
          <w:tcPr>
            <w:tcW w:w="9285" w:type="dxa"/>
            <w:shd w:val="clear" w:color="auto" w:fill="auto"/>
          </w:tcPr>
          <w:p w14:paraId="00015F8C" w14:textId="77777777" w:rsidR="00D61B72" w:rsidRDefault="00D61B72" w:rsidP="00D61B72">
            <w:pPr>
              <w:pStyle w:val="SemEspaamento"/>
              <w:spacing w:line="276" w:lineRule="auto"/>
              <w:jc w:val="center"/>
              <w:rPr>
                <w:szCs w:val="24"/>
              </w:rPr>
            </w:pPr>
          </w:p>
          <w:p w14:paraId="0340C975" w14:textId="77777777" w:rsidR="00D61B72" w:rsidRDefault="00D61B72" w:rsidP="00D61B72">
            <w:pPr>
              <w:pStyle w:val="SemEspaamento"/>
              <w:spacing w:line="276" w:lineRule="auto"/>
              <w:jc w:val="center"/>
              <w:rPr>
                <w:szCs w:val="24"/>
                <w:highlight w:val="green"/>
              </w:rPr>
            </w:pPr>
            <w:r w:rsidRPr="00D61B72">
              <w:rPr>
                <w:noProof/>
                <w:szCs w:val="24"/>
              </w:rPr>
              <mc:AlternateContent>
                <mc:Choice Requires="wps">
                  <w:drawing>
                    <wp:anchor distT="0" distB="0" distL="114300" distR="114300" simplePos="0" relativeHeight="251689984" behindDoc="0" locked="0" layoutInCell="1" allowOverlap="1" wp14:anchorId="0C72D350" wp14:editId="315FFB7B">
                      <wp:simplePos x="0" y="0"/>
                      <wp:positionH relativeFrom="column">
                        <wp:posOffset>473075</wp:posOffset>
                      </wp:positionH>
                      <wp:positionV relativeFrom="paragraph">
                        <wp:posOffset>116840</wp:posOffset>
                      </wp:positionV>
                      <wp:extent cx="1760855" cy="1403985"/>
                      <wp:effectExtent l="0" t="0" r="0" b="0"/>
                      <wp:wrapNone/>
                      <wp:docPr id="4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855" cy="1403985"/>
                              </a:xfrm>
                              <a:prstGeom prst="rect">
                                <a:avLst/>
                              </a:prstGeom>
                              <a:noFill/>
                              <a:ln w="9525">
                                <a:noFill/>
                                <a:miter lim="800000"/>
                                <a:headEnd/>
                                <a:tailEnd/>
                              </a:ln>
                            </wps:spPr>
                            <wps:txbx>
                              <w:txbxContent>
                                <w:p w14:paraId="014A00A0" w14:textId="61A8C1AD" w:rsidR="0037253A" w:rsidRPr="00D61B72" w:rsidRDefault="0037253A">
                                  <w:pPr>
                                    <w:rPr>
                                      <w:rFonts w:ascii="Arial" w:hAnsi="Arial" w:cs="Arial"/>
                                      <w:color w:val="FFFFFF" w:themeColor="background1"/>
                                      <w:sz w:val="24"/>
                                      <w:szCs w:val="24"/>
                                    </w:rPr>
                                  </w:pPr>
                                  <w:r w:rsidRPr="00D61B72">
                                    <w:rPr>
                                      <w:rFonts w:ascii="Arial" w:hAnsi="Arial" w:cs="Arial"/>
                                      <w:color w:val="FFFFFF" w:themeColor="background1"/>
                                      <w:sz w:val="24"/>
                                      <w:szCs w:val="24"/>
                                    </w:rPr>
                                    <w:t xml:space="preserve">Objetivo é algo que queremos alcançar, um propósito, algo que nos </w:t>
                                  </w:r>
                                  <w:proofErr w:type="gramStart"/>
                                  <w:r w:rsidRPr="00D61B72">
                                    <w:rPr>
                                      <w:rFonts w:ascii="Arial" w:hAnsi="Arial" w:cs="Arial"/>
                                      <w:color w:val="FFFFFF" w:themeColor="background1"/>
                                      <w:sz w:val="24"/>
                                      <w:szCs w:val="24"/>
                                    </w:rPr>
                                    <w:t>move,</w:t>
                                  </w:r>
                                  <w:proofErr w:type="gramEnd"/>
                                  <w:r w:rsidRPr="00D61B72">
                                    <w:rPr>
                                      <w:rFonts w:ascii="Arial" w:hAnsi="Arial" w:cs="Arial"/>
                                      <w:color w:val="FFFFFF" w:themeColor="background1"/>
                                      <w:sz w:val="24"/>
                                      <w:szCs w:val="24"/>
                                    </w:rPr>
                                    <w:t xml:space="preserve"> que queremos atingir. E podemos dividir esse objetivo em metas, várias metas se necessário.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0C72D350" id="_x0000_s1037" type="#_x0000_t202" style="position:absolute;left:0;text-align:left;margin-left:37.25pt;margin-top:9.2pt;width:138.65pt;height:110.55pt;z-index:2516899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" filled="f" stroked="f">
                      <v:textbox style="mso-fit-shape-to-text:t">
                        <w:txbxContent>
                          <w:p w14:paraId="014A00A0" w14:textId="61A8C1AD" w:rsidR="00BD5BEF" w:rsidRPr="00D61B72" w:rsidRDefault="00BD5BEF">
                            <w:pPr>
                              <w:rPr>
                                <w:rFonts w:ascii="Arial" w:hAnsi="Arial" w:cs="Arial"/>
                                <w:color w:val="FFFFFF" w:themeColor="background1"/>
                                <w:sz w:val="24"/>
                                <w:szCs w:val="24"/>
                              </w:rPr>
                            </w:pPr>
                            <w:r w:rsidRPr="00D61B72">
                              <w:rPr>
                                <w:rFonts w:ascii="Arial" w:hAnsi="Arial" w:cs="Arial"/>
                                <w:color w:val="FFFFFF" w:themeColor="background1"/>
                                <w:sz w:val="24"/>
                                <w:szCs w:val="24"/>
                              </w:rPr>
                              <w:t>Objetivo é algo que queremos alcançar, um propósito, algo que nos move, que queremos atingir. E podemos dividir esse objetivo em metas, várias metas se necessário.</w:t>
                            </w:r>
                          </w:p>
                        </w:txbxContent>
                      </v:textbox>
                    </v:shape>
                  </w:pict>
                </mc:Fallback>
              </mc:AlternateContent>
            </w:r>
            <w:r>
              <w:rPr>
                <w:noProof/>
                <w:szCs w:val="24"/>
              </w:rPr>
              <w:drawing>
                <wp:inline distT="0" distB="0" distL="0" distR="0" wp14:anchorId="739DE757" wp14:editId="411B6E6C">
                  <wp:extent cx="4972050" cy="3318537"/>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tyimages-1186948007-2048x2048.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974644" cy="3320269"/>
                          </a:xfrm>
                          <a:prstGeom prst="rect">
                            <a:avLst/>
                          </a:prstGeom>
                        </pic:spPr>
                      </pic:pic>
                    </a:graphicData>
                  </a:graphic>
                </wp:inline>
              </w:drawing>
            </w:r>
          </w:p>
          <w:p w14:paraId="64D671F3" w14:textId="1F504213" w:rsidR="00D61B72" w:rsidRPr="0087672B" w:rsidRDefault="00D61B72" w:rsidP="00D61B72">
            <w:pPr>
              <w:pStyle w:val="SemEspaamento"/>
              <w:jc w:val="center"/>
              <w:rPr>
                <w:szCs w:val="24"/>
                <w:highlight w:val="green"/>
              </w:rPr>
            </w:pPr>
            <w:r w:rsidRPr="00D61B72">
              <w:rPr>
                <w:szCs w:val="24"/>
                <w:highlight w:val="cyan"/>
              </w:rPr>
              <w:t>Gettyimages ID 1186948007</w:t>
            </w:r>
          </w:p>
        </w:tc>
      </w:tr>
    </w:tbl>
    <w:p w14:paraId="1687A5FD" w14:textId="77777777" w:rsidR="002D253C" w:rsidRDefault="002D253C" w:rsidP="002D253C">
      <w:pPr>
        <w:spacing w:after="120"/>
        <w:rPr>
          <w:rFonts w:ascii="Arial" w:hAnsi="Arial" w:cs="Arial"/>
          <w:sz w:val="24"/>
          <w:szCs w:val="24"/>
        </w:rPr>
      </w:pPr>
    </w:p>
    <w:p w14:paraId="503A0B77" w14:textId="68DFFF0C" w:rsidR="00FD1D2B" w:rsidRDefault="00FD1D2B" w:rsidP="002D253C">
      <w:pPr>
        <w:spacing w:after="120"/>
        <w:rPr>
          <w:rFonts w:ascii="Arial" w:eastAsia="Arial" w:hAnsi="Arial" w:cs="Arial"/>
          <w:sz w:val="24"/>
          <w:szCs w:val="24"/>
        </w:rPr>
      </w:pPr>
      <w:r>
        <w:rPr>
          <w:rFonts w:ascii="Arial" w:eastAsia="Arial" w:hAnsi="Arial" w:cs="Arial"/>
          <w:sz w:val="24"/>
          <w:szCs w:val="24"/>
        </w:rPr>
        <w:t>U</w:t>
      </w:r>
      <w:r w:rsidR="00E01E5A">
        <w:rPr>
          <w:rFonts w:ascii="Arial" w:eastAsia="Arial" w:hAnsi="Arial" w:cs="Arial"/>
          <w:sz w:val="24"/>
          <w:szCs w:val="24"/>
        </w:rPr>
        <w:t xml:space="preserve">ma maneira de </w:t>
      </w:r>
      <w:r w:rsidRPr="00D61B72">
        <w:rPr>
          <w:rFonts w:ascii="Arial" w:eastAsia="Arial" w:hAnsi="Arial" w:cs="Arial"/>
          <w:sz w:val="24"/>
          <w:szCs w:val="24"/>
        </w:rPr>
        <w:t xml:space="preserve">definir essas </w:t>
      </w:r>
      <w:r>
        <w:rPr>
          <w:rFonts w:ascii="Arial" w:eastAsia="Arial" w:hAnsi="Arial" w:cs="Arial"/>
          <w:sz w:val="24"/>
          <w:szCs w:val="24"/>
        </w:rPr>
        <w:t xml:space="preserve">metas é através do modelo SMART. </w:t>
      </w:r>
      <w:r w:rsidRPr="006F3079">
        <w:rPr>
          <w:rFonts w:ascii="Arial" w:eastAsia="Arial" w:hAnsi="Arial" w:cs="Arial"/>
          <w:sz w:val="24"/>
          <w:szCs w:val="24"/>
        </w:rPr>
        <w:t xml:space="preserve">Pois bem, ele fala que as metas precisam ser específicas, mensuráveis, alcançáveis, relevantes e com tempo definido.  </w:t>
      </w:r>
    </w:p>
    <w:p w14:paraId="7EE23D5E" w14:textId="77777777" w:rsidR="00AC62DA" w:rsidRDefault="00AC62DA" w:rsidP="002D253C">
      <w:pPr>
        <w:spacing w:after="120"/>
        <w:rPr>
          <w:rFonts w:ascii="Arial" w:eastAsia="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5"/>
      </w:tblGrid>
      <w:tr w:rsidR="00FD1D2B" w14:paraId="33AED7BF" w14:textId="77777777" w:rsidTr="00AC62DA">
        <w:tc>
          <w:tcPr>
            <w:tcW w:w="9285" w:type="dxa"/>
            <w:shd w:val="clear" w:color="auto" w:fill="auto"/>
          </w:tcPr>
          <w:p w14:paraId="508FB20F" w14:textId="1BDA4A0B" w:rsidR="00FD1D2B" w:rsidRPr="00FD1D2B" w:rsidRDefault="00AC62DA" w:rsidP="00AC62DA">
            <w:pPr>
              <w:spacing w:after="0"/>
              <w:rPr>
                <w:rFonts w:ascii="Arial" w:hAnsi="Arial" w:cs="Arial"/>
                <w:sz w:val="24"/>
                <w:szCs w:val="24"/>
                <w:highlight w:val="green"/>
              </w:rPr>
            </w:pPr>
            <w:r>
              <w:rPr>
                <w:rFonts w:ascii="Arial" w:hAnsi="Arial" w:cs="Arial"/>
                <w:sz w:val="24"/>
                <w:szCs w:val="24"/>
                <w:highlight w:val="green"/>
              </w:rPr>
              <w:t>&lt;texto em cima e imagem embaixo&gt;</w:t>
            </w:r>
          </w:p>
        </w:tc>
      </w:tr>
      <w:tr w:rsidR="00AC62DA" w14:paraId="7A543F57" w14:textId="77777777" w:rsidTr="00AC62DA">
        <w:tc>
          <w:tcPr>
            <w:tcW w:w="9285" w:type="dxa"/>
            <w:shd w:val="clear" w:color="auto" w:fill="auto"/>
          </w:tcPr>
          <w:p w14:paraId="21C0BE60" w14:textId="372266D1" w:rsidR="00AC62DA" w:rsidRPr="006F3079" w:rsidRDefault="00E01E5A" w:rsidP="00AC62DA">
            <w:pPr>
              <w:spacing w:after="0"/>
              <w:rPr>
                <w:rFonts w:ascii="Arial" w:eastAsia="Arial" w:hAnsi="Arial" w:cs="Arial"/>
                <w:sz w:val="24"/>
                <w:szCs w:val="24"/>
              </w:rPr>
            </w:pPr>
            <w:r>
              <w:rPr>
                <w:rFonts w:ascii="Arial" w:eastAsia="Arial" w:hAnsi="Arial" w:cs="Arial"/>
                <w:sz w:val="24"/>
                <w:szCs w:val="24"/>
              </w:rPr>
              <w:lastRenderedPageBreak/>
              <w:t>O</w:t>
            </w:r>
            <w:r w:rsidR="00AC62DA" w:rsidRPr="006F3079">
              <w:rPr>
                <w:rFonts w:ascii="Arial" w:eastAsia="Arial" w:hAnsi="Arial" w:cs="Arial"/>
                <w:sz w:val="24"/>
                <w:szCs w:val="24"/>
              </w:rPr>
              <w:t xml:space="preserve"> método SMART é a sigla para </w:t>
            </w:r>
            <w:proofErr w:type="gramStart"/>
            <w:r w:rsidR="00AC62DA" w:rsidRPr="006F3079">
              <w:rPr>
                <w:rFonts w:ascii="Arial" w:eastAsia="Arial" w:hAnsi="Arial" w:cs="Arial"/>
                <w:sz w:val="24"/>
                <w:szCs w:val="24"/>
              </w:rPr>
              <w:t>5</w:t>
            </w:r>
            <w:proofErr w:type="gramEnd"/>
            <w:r w:rsidR="00AC62DA" w:rsidRPr="006F3079">
              <w:rPr>
                <w:rFonts w:ascii="Arial" w:eastAsia="Arial" w:hAnsi="Arial" w:cs="Arial"/>
                <w:sz w:val="24"/>
                <w:szCs w:val="24"/>
              </w:rPr>
              <w:t xml:space="preserve"> palavras em inglês, palavras essas que são:</w:t>
            </w:r>
          </w:p>
        </w:tc>
      </w:tr>
      <w:tr w:rsidR="00AC62DA" w14:paraId="6B79D326" w14:textId="77777777" w:rsidTr="00AC62DA">
        <w:tc>
          <w:tcPr>
            <w:tcW w:w="9285" w:type="dxa"/>
            <w:shd w:val="clear" w:color="auto" w:fill="auto"/>
          </w:tcPr>
          <w:p w14:paraId="19624EE8" w14:textId="27FD6070" w:rsidR="00AC62DA" w:rsidRPr="00FD1D2B" w:rsidRDefault="00AC62DA" w:rsidP="00FD1D2B">
            <w:pPr>
              <w:spacing w:after="0"/>
              <w:rPr>
                <w:rFonts w:ascii="Arial" w:hAnsi="Arial" w:cs="Arial"/>
                <w:sz w:val="24"/>
                <w:szCs w:val="24"/>
                <w:highlight w:val="cyan"/>
              </w:rPr>
            </w:pPr>
            <w:r w:rsidRPr="00FD1D2B">
              <w:rPr>
                <w:rFonts w:ascii="Arial" w:hAnsi="Arial" w:cs="Arial"/>
                <w:sz w:val="24"/>
                <w:szCs w:val="24"/>
                <w:highlight w:val="cyan"/>
              </w:rPr>
              <w:t>&lt;DM: tem como fazer as letras clicáveis e abrir um pop up</w:t>
            </w:r>
            <w:r w:rsidR="006F4E0B">
              <w:rPr>
                <w:rFonts w:ascii="Arial" w:hAnsi="Arial" w:cs="Arial"/>
                <w:sz w:val="24"/>
                <w:szCs w:val="24"/>
                <w:highlight w:val="cyan"/>
              </w:rPr>
              <w:t xml:space="preserve"> ao clicar em cada uma delas?</w:t>
            </w:r>
            <w:r w:rsidRPr="00FD1D2B">
              <w:rPr>
                <w:rFonts w:ascii="Arial" w:hAnsi="Arial" w:cs="Arial"/>
                <w:sz w:val="24"/>
                <w:szCs w:val="24"/>
                <w:highlight w:val="cyan"/>
              </w:rPr>
              <w:t>?&gt;</w:t>
            </w:r>
          </w:p>
        </w:tc>
      </w:tr>
      <w:tr w:rsidR="00FD1D2B" w14:paraId="6C526473" w14:textId="77777777" w:rsidTr="00AC62DA">
        <w:tc>
          <w:tcPr>
            <w:tcW w:w="9285" w:type="dxa"/>
            <w:shd w:val="clear" w:color="auto" w:fill="auto"/>
          </w:tcPr>
          <w:p w14:paraId="1EF268E5" w14:textId="3C7E4835" w:rsidR="00FD1D2B" w:rsidRDefault="00FD1D2B" w:rsidP="00AC62DA">
            <w:pPr>
              <w:pStyle w:val="SemEspaamento"/>
              <w:spacing w:line="276" w:lineRule="auto"/>
              <w:jc w:val="center"/>
              <w:rPr>
                <w:szCs w:val="24"/>
              </w:rPr>
            </w:pPr>
            <w:r>
              <w:rPr>
                <w:noProof/>
                <w:szCs w:val="24"/>
              </w:rPr>
              <w:drawing>
                <wp:inline distT="0" distB="0" distL="0" distR="0" wp14:anchorId="53A4F8C9" wp14:editId="3132BB91">
                  <wp:extent cx="3228975" cy="2370069"/>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wood-letter-of-smart-word-with-hand-writing-definition-for-smart-goal-setting-concept-336767873.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28507" cy="2369725"/>
                          </a:xfrm>
                          <a:prstGeom prst="rect">
                            <a:avLst/>
                          </a:prstGeom>
                        </pic:spPr>
                      </pic:pic>
                    </a:graphicData>
                  </a:graphic>
                </wp:inline>
              </w:drawing>
            </w:r>
          </w:p>
          <w:p w14:paraId="52FA6DC8" w14:textId="490D1187" w:rsidR="00FD1D2B" w:rsidRPr="0087672B" w:rsidRDefault="00FD1D2B" w:rsidP="00FD1D2B">
            <w:pPr>
              <w:pStyle w:val="SemEspaamento"/>
              <w:spacing w:line="276" w:lineRule="auto"/>
              <w:jc w:val="center"/>
              <w:rPr>
                <w:szCs w:val="24"/>
                <w:highlight w:val="green"/>
              </w:rPr>
            </w:pPr>
            <w:r w:rsidRPr="00FD1D2B">
              <w:rPr>
                <w:szCs w:val="24"/>
                <w:highlight w:val="cyan"/>
              </w:rPr>
              <w:t>shutterstock ID 336767873</w:t>
            </w:r>
          </w:p>
        </w:tc>
      </w:tr>
      <w:tr w:rsidR="006F4E0B" w14:paraId="61C3237B" w14:textId="77777777" w:rsidTr="00AC62DA">
        <w:tc>
          <w:tcPr>
            <w:tcW w:w="9285" w:type="dxa"/>
            <w:shd w:val="clear" w:color="auto" w:fill="auto"/>
          </w:tcPr>
          <w:p w14:paraId="0795F59F" w14:textId="44B8DBD1" w:rsidR="006F4E0B" w:rsidRDefault="006F4E0B" w:rsidP="006F4E0B">
            <w:pPr>
              <w:pStyle w:val="NormalED"/>
            </w:pPr>
            <w:r w:rsidRPr="00FD1D2B">
              <w:rPr>
                <w:rFonts w:cs="Arial"/>
                <w:szCs w:val="24"/>
                <w:highlight w:val="cyan"/>
              </w:rPr>
              <w:t>&lt;</w:t>
            </w:r>
            <w:r w:rsidRPr="006F4E0B">
              <w:rPr>
                <w:rFonts w:cs="Arial"/>
                <w:szCs w:val="24"/>
                <w:highlight w:val="cyan"/>
              </w:rPr>
              <w:t>DM: texto dos pop ups de cada letra&gt;</w:t>
            </w:r>
          </w:p>
          <w:p w14:paraId="40A865C8" w14:textId="77777777" w:rsidR="006F4E0B" w:rsidRDefault="006F4E0B" w:rsidP="00B473B0">
            <w:pPr>
              <w:pStyle w:val="NormalED"/>
              <w:numPr>
                <w:ilvl w:val="0"/>
                <w:numId w:val="34"/>
              </w:numPr>
              <w:spacing w:line="276" w:lineRule="auto"/>
            </w:pPr>
            <w:r>
              <w:t>Specific = específica. A meta não pode ser genérica. Precisa detalhar o que se deseja. Quanto mais detalhado melhor.</w:t>
            </w:r>
          </w:p>
          <w:p w14:paraId="17557736" w14:textId="533B169D" w:rsidR="006F4E0B" w:rsidRDefault="006F4E0B" w:rsidP="00B473B0">
            <w:pPr>
              <w:pStyle w:val="NormalED"/>
              <w:numPr>
                <w:ilvl w:val="0"/>
                <w:numId w:val="34"/>
              </w:numPr>
              <w:spacing w:line="276" w:lineRule="auto"/>
            </w:pPr>
            <w:r>
              <w:t>Mensurable = mensurável. Precisamos de algo para medir. Neste caso</w:t>
            </w:r>
            <w:r w:rsidR="00E01E5A">
              <w:t xml:space="preserve">, </w:t>
            </w:r>
            <w:r>
              <w:t xml:space="preserve">incluir números é uma boa ideia. Se não conseguirmos controlar, ficará difícil administrar. </w:t>
            </w:r>
          </w:p>
          <w:p w14:paraId="44CB0605" w14:textId="4213745B" w:rsidR="006F4E0B" w:rsidRDefault="006F4E0B" w:rsidP="00B473B0">
            <w:pPr>
              <w:pStyle w:val="NormalED"/>
              <w:numPr>
                <w:ilvl w:val="0"/>
                <w:numId w:val="34"/>
              </w:numPr>
              <w:spacing w:line="276" w:lineRule="auto"/>
            </w:pPr>
            <w:r>
              <w:t xml:space="preserve">Attainable = alcançável. Temos que definir algo que esteja dentro do nosso alcance. </w:t>
            </w:r>
            <w:r w:rsidR="00E01E5A">
              <w:t>Algo q</w:t>
            </w:r>
            <w:r>
              <w:t xml:space="preserve">ue tenhamos chance e capacidade de realizar. Evite coisas impossíveis. Sejamos realistas. </w:t>
            </w:r>
          </w:p>
          <w:p w14:paraId="3BB2B885" w14:textId="77777777" w:rsidR="006F4E0B" w:rsidRPr="008E0E8C" w:rsidRDefault="006F4E0B" w:rsidP="00B473B0">
            <w:pPr>
              <w:pStyle w:val="NormalED"/>
              <w:numPr>
                <w:ilvl w:val="0"/>
                <w:numId w:val="34"/>
              </w:numPr>
              <w:spacing w:line="276" w:lineRule="auto"/>
            </w:pPr>
            <w:r w:rsidRPr="008E0E8C">
              <w:t>Relevant = relevante. Precisa ter um significado que traga a motivação. Para ser relevante precisa trazer um impacto “especialmente” positivo para o negócio.</w:t>
            </w:r>
          </w:p>
          <w:p w14:paraId="4E886623" w14:textId="118A1577" w:rsidR="006F4E0B" w:rsidRDefault="006F4E0B" w:rsidP="00B473B0">
            <w:pPr>
              <w:pStyle w:val="NormalED"/>
              <w:numPr>
                <w:ilvl w:val="0"/>
                <w:numId w:val="34"/>
              </w:numPr>
              <w:spacing w:line="276" w:lineRule="auto"/>
              <w:rPr>
                <w:noProof/>
                <w:szCs w:val="24"/>
              </w:rPr>
            </w:pPr>
            <w:r w:rsidRPr="008E0E8C">
              <w:t>Timety = prazos. Todas as metas precisam de prazo, caso contrário fica solta, perdida em meio às várias atividades que temos. Sua realização pode ser em dias, meses ou anos. Mas precisa de prazo de limite para acompanhamento.</w:t>
            </w:r>
          </w:p>
        </w:tc>
      </w:tr>
    </w:tbl>
    <w:p w14:paraId="70D9CE4E" w14:textId="77777777" w:rsidR="00FD1D2B" w:rsidRDefault="00FD1D2B" w:rsidP="006F3079">
      <w:pPr>
        <w:spacing w:after="0"/>
        <w:rPr>
          <w:rFonts w:ascii="Arial" w:eastAsia="Arial" w:hAnsi="Arial" w:cs="Arial"/>
          <w:sz w:val="24"/>
          <w:szCs w:val="24"/>
        </w:rPr>
      </w:pPr>
    </w:p>
    <w:tbl>
      <w:tblPr>
        <w:tblStyle w:val="Tabelacomgrade"/>
        <w:tblW w:w="0" w:type="auto"/>
        <w:tblLook w:val="04A0" w:firstRow="1" w:lastRow="0" w:firstColumn="1" w:lastColumn="0" w:noHBand="0" w:noVBand="1"/>
      </w:tblPr>
      <w:tblGrid>
        <w:gridCol w:w="9285"/>
      </w:tblGrid>
      <w:tr w:rsidR="00B473B0" w14:paraId="5A08EE38" w14:textId="77777777" w:rsidTr="004E27DC">
        <w:tc>
          <w:tcPr>
            <w:tcW w:w="9285" w:type="dxa"/>
          </w:tcPr>
          <w:p w14:paraId="760FDFC8" w14:textId="77777777" w:rsidR="00B473B0" w:rsidRPr="004822D5" w:rsidRDefault="00B473B0" w:rsidP="00F304ED">
            <w:pPr>
              <w:spacing w:before="240" w:after="240"/>
              <w:rPr>
                <w:rFonts w:ascii="Arial" w:eastAsia="Arial" w:hAnsi="Arial" w:cs="Arial"/>
                <w:bCs/>
                <w:sz w:val="24"/>
                <w:szCs w:val="24"/>
              </w:rPr>
            </w:pPr>
            <w:r w:rsidRPr="00DF148D">
              <w:rPr>
                <w:rFonts w:ascii="Arial" w:eastAsia="Arial" w:hAnsi="Arial" w:cs="Arial"/>
                <w:color w:val="000000"/>
                <w:sz w:val="24"/>
                <w:szCs w:val="24"/>
                <w:highlight w:val="green"/>
              </w:rPr>
              <w:t xml:space="preserve">&lt;Recurso Educacional </w:t>
            </w:r>
            <w:r w:rsidRPr="00DF148D">
              <w:rPr>
                <w:rFonts w:ascii="Arial" w:eastAsia="Arial" w:hAnsi="Arial" w:cs="Arial"/>
                <w:b/>
                <w:color w:val="000000"/>
                <w:sz w:val="24"/>
                <w:szCs w:val="24"/>
                <w:highlight w:val="green"/>
              </w:rPr>
              <w:t>“</w:t>
            </w:r>
            <w:r>
              <w:rPr>
                <w:rFonts w:ascii="Arial" w:eastAsia="Arial" w:hAnsi="Arial" w:cs="Arial"/>
                <w:b/>
                <w:color w:val="000000"/>
                <w:sz w:val="24"/>
                <w:szCs w:val="24"/>
                <w:highlight w:val="green"/>
              </w:rPr>
              <w:t>Insight do empreendedor</w:t>
            </w:r>
            <w:r w:rsidRPr="00DF148D">
              <w:rPr>
                <w:rFonts w:ascii="Arial" w:eastAsia="Arial" w:hAnsi="Arial" w:cs="Arial"/>
                <w:b/>
                <w:color w:val="000000"/>
                <w:sz w:val="24"/>
                <w:szCs w:val="24"/>
                <w:highlight w:val="green"/>
              </w:rPr>
              <w:t>”</w:t>
            </w:r>
            <w:r w:rsidRPr="00DF148D">
              <w:rPr>
                <w:rFonts w:ascii="Arial" w:eastAsia="Arial" w:hAnsi="Arial" w:cs="Arial"/>
                <w:color w:val="000000"/>
                <w:sz w:val="24"/>
                <w:szCs w:val="24"/>
                <w:highlight w:val="green"/>
              </w:rPr>
              <w:t>&gt;</w:t>
            </w:r>
          </w:p>
        </w:tc>
      </w:tr>
      <w:tr w:rsidR="00B473B0" w14:paraId="19776BE3" w14:textId="77777777" w:rsidTr="004E27DC">
        <w:tc>
          <w:tcPr>
            <w:tcW w:w="9285" w:type="dxa"/>
          </w:tcPr>
          <w:p w14:paraId="23A7D035" w14:textId="228E716B" w:rsidR="00B473B0" w:rsidRPr="00246505" w:rsidRDefault="00B473B0" w:rsidP="00F304ED">
            <w:pPr>
              <w:pStyle w:val="SemEspaamento"/>
              <w:rPr>
                <w:b/>
              </w:rPr>
            </w:pPr>
            <w:r>
              <w:rPr>
                <w:b/>
              </w:rPr>
              <w:t>Dica</w:t>
            </w:r>
          </w:p>
          <w:p w14:paraId="5726BEB3" w14:textId="3B090E8A" w:rsidR="00B473B0" w:rsidRDefault="00E01E5A" w:rsidP="00B473B0">
            <w:pPr>
              <w:pStyle w:val="SemEspaamento"/>
              <w:spacing w:line="276" w:lineRule="auto"/>
            </w:pPr>
            <w:r>
              <w:t>C</w:t>
            </w:r>
            <w:r w:rsidR="00B473B0" w:rsidRPr="00B473B0">
              <w:t xml:space="preserve">omece </w:t>
            </w:r>
            <w:r>
              <w:t xml:space="preserve">agora </w:t>
            </w:r>
            <w:r w:rsidR="00B473B0" w:rsidRPr="00B473B0">
              <w:t xml:space="preserve">a pensar em objetivos para cada um dos pontos que analisamos </w:t>
            </w:r>
            <w:proofErr w:type="gramStart"/>
            <w:r w:rsidR="00B473B0" w:rsidRPr="00B473B0">
              <w:t>no FOFA</w:t>
            </w:r>
            <w:proofErr w:type="gramEnd"/>
            <w:r w:rsidR="00B473B0" w:rsidRPr="00B473B0">
              <w:t>.</w:t>
            </w:r>
            <w:r w:rsidR="00B473B0">
              <w:t xml:space="preserve"> Confira um exemplo </w:t>
            </w:r>
            <w:r w:rsidR="00F304ED">
              <w:t xml:space="preserve">de objetivo </w:t>
            </w:r>
            <w:r w:rsidR="00B473B0">
              <w:t>abaixo:</w:t>
            </w:r>
          </w:p>
          <w:tbl>
            <w:tblPr>
              <w:tblStyle w:val="Tabelacomgrade"/>
              <w:tblW w:w="0" w:type="auto"/>
              <w:tblLook w:val="04A0" w:firstRow="1" w:lastRow="0" w:firstColumn="1" w:lastColumn="0" w:noHBand="0" w:noVBand="1"/>
            </w:tblPr>
            <w:tblGrid>
              <w:gridCol w:w="3114"/>
              <w:gridCol w:w="2835"/>
              <w:gridCol w:w="3110"/>
            </w:tblGrid>
            <w:tr w:rsidR="00B473B0" w:rsidRPr="00E82D66" w14:paraId="3E95CD8B" w14:textId="77777777" w:rsidTr="009F78B7">
              <w:trPr>
                <w:trHeight w:val="300"/>
              </w:trPr>
              <w:tc>
                <w:tcPr>
                  <w:tcW w:w="3114" w:type="dxa"/>
                  <w:noWrap/>
                  <w:hideMark/>
                </w:tcPr>
                <w:p w14:paraId="34A6183E" w14:textId="77777777" w:rsidR="00B473B0" w:rsidRPr="004E27DC" w:rsidRDefault="00B473B0" w:rsidP="00B473B0">
                  <w:pPr>
                    <w:pStyle w:val="NormalED"/>
                    <w:jc w:val="center"/>
                    <w:rPr>
                      <w:sz w:val="20"/>
                    </w:rPr>
                  </w:pPr>
                  <w:r w:rsidRPr="004E27DC">
                    <w:rPr>
                      <w:sz w:val="20"/>
                    </w:rPr>
                    <w:lastRenderedPageBreak/>
                    <w:t>Situação atual - Priorizada</w:t>
                  </w:r>
                </w:p>
              </w:tc>
              <w:tc>
                <w:tcPr>
                  <w:tcW w:w="2835" w:type="dxa"/>
                  <w:noWrap/>
                  <w:hideMark/>
                </w:tcPr>
                <w:p w14:paraId="62FCD252" w14:textId="77777777" w:rsidR="00B473B0" w:rsidRPr="004E27DC" w:rsidRDefault="00B473B0" w:rsidP="00B473B0">
                  <w:pPr>
                    <w:pStyle w:val="NormalED"/>
                    <w:jc w:val="center"/>
                    <w:rPr>
                      <w:sz w:val="20"/>
                    </w:rPr>
                  </w:pPr>
                  <w:r w:rsidRPr="004E27DC">
                    <w:rPr>
                      <w:sz w:val="20"/>
                    </w:rPr>
                    <w:t>Objetivo</w:t>
                  </w:r>
                </w:p>
              </w:tc>
              <w:tc>
                <w:tcPr>
                  <w:tcW w:w="3110" w:type="dxa"/>
                  <w:noWrap/>
                  <w:hideMark/>
                </w:tcPr>
                <w:p w14:paraId="181D7ECA" w14:textId="77777777" w:rsidR="00B473B0" w:rsidRPr="004E27DC" w:rsidRDefault="00B473B0" w:rsidP="00B473B0">
                  <w:pPr>
                    <w:pStyle w:val="NormalED"/>
                    <w:jc w:val="center"/>
                    <w:rPr>
                      <w:sz w:val="20"/>
                    </w:rPr>
                  </w:pPr>
                  <w:r w:rsidRPr="004E27DC">
                    <w:rPr>
                      <w:sz w:val="20"/>
                    </w:rPr>
                    <w:t>Meta (SMART)</w:t>
                  </w:r>
                </w:p>
              </w:tc>
            </w:tr>
            <w:tr w:rsidR="00B473B0" w:rsidRPr="00E82D66" w14:paraId="750488A1" w14:textId="77777777" w:rsidTr="009F78B7">
              <w:trPr>
                <w:trHeight w:val="300"/>
              </w:trPr>
              <w:tc>
                <w:tcPr>
                  <w:tcW w:w="3114" w:type="dxa"/>
                  <w:hideMark/>
                </w:tcPr>
                <w:p w14:paraId="13FB3640" w14:textId="77777777" w:rsidR="00B473B0" w:rsidRPr="00E82D66" w:rsidRDefault="00B473B0" w:rsidP="009F78B7">
                  <w:pPr>
                    <w:pStyle w:val="NormalED"/>
                    <w:numPr>
                      <w:ilvl w:val="0"/>
                      <w:numId w:val="35"/>
                    </w:numPr>
                    <w:spacing w:after="0" w:line="276" w:lineRule="auto"/>
                    <w:ind w:left="313" w:hanging="284"/>
                  </w:pPr>
                  <w:r w:rsidRPr="00D40C08">
                    <w:rPr>
                      <w:sz w:val="20"/>
                    </w:rPr>
                    <w:t xml:space="preserve">Ex. Concorrente </w:t>
                  </w:r>
                  <w:r>
                    <w:rPr>
                      <w:sz w:val="20"/>
                    </w:rPr>
                    <w:t>ampliando mercado pelo fato de realizar entregas.</w:t>
                  </w:r>
                </w:p>
              </w:tc>
              <w:tc>
                <w:tcPr>
                  <w:tcW w:w="2835" w:type="dxa"/>
                  <w:noWrap/>
                  <w:hideMark/>
                </w:tcPr>
                <w:p w14:paraId="275CE62E" w14:textId="77777777" w:rsidR="00B473B0" w:rsidRPr="00E82D66" w:rsidRDefault="00B473B0" w:rsidP="009F78B7">
                  <w:pPr>
                    <w:pStyle w:val="NormalED"/>
                    <w:spacing w:line="276" w:lineRule="auto"/>
                  </w:pPr>
                  <w:r w:rsidRPr="00E82D66">
                    <w:t> </w:t>
                  </w:r>
                  <w:r>
                    <w:rPr>
                      <w:sz w:val="20"/>
                    </w:rPr>
                    <w:t>Aquisição de veículo para aumentar a competitividade.</w:t>
                  </w:r>
                </w:p>
              </w:tc>
              <w:tc>
                <w:tcPr>
                  <w:tcW w:w="3110" w:type="dxa"/>
                  <w:hideMark/>
                </w:tcPr>
                <w:p w14:paraId="31F73DA4" w14:textId="6D7A1881" w:rsidR="00B473B0" w:rsidRPr="00AB4859" w:rsidRDefault="00B473B0" w:rsidP="009F78B7">
                  <w:pPr>
                    <w:pStyle w:val="NormalED"/>
                    <w:spacing w:line="276" w:lineRule="auto"/>
                    <w:rPr>
                      <w:sz w:val="20"/>
                      <w:szCs w:val="20"/>
                    </w:rPr>
                  </w:pPr>
                  <w:r w:rsidRPr="00E82D66">
                    <w:t> </w:t>
                  </w:r>
                  <w:r w:rsidRPr="00AB4859">
                    <w:rPr>
                      <w:sz w:val="20"/>
                      <w:szCs w:val="20"/>
                    </w:rPr>
                    <w:t xml:space="preserve">Juntar R$ 50 mil para aquisição de veículo </w:t>
                  </w:r>
                  <w:r>
                    <w:rPr>
                      <w:sz w:val="20"/>
                      <w:szCs w:val="20"/>
                    </w:rPr>
                    <w:t xml:space="preserve">utilitário </w:t>
                  </w:r>
                  <w:r w:rsidRPr="00AB4859">
                    <w:rPr>
                      <w:sz w:val="20"/>
                      <w:szCs w:val="20"/>
                    </w:rPr>
                    <w:t>zero</w:t>
                  </w:r>
                  <w:r>
                    <w:rPr>
                      <w:sz w:val="20"/>
                      <w:szCs w:val="20"/>
                    </w:rPr>
                    <w:t xml:space="preserve"> km (cor branca)</w:t>
                  </w:r>
                  <w:r w:rsidRPr="00AB4859">
                    <w:rPr>
                      <w:sz w:val="20"/>
                      <w:szCs w:val="20"/>
                    </w:rPr>
                    <w:t xml:space="preserve"> para entregas</w:t>
                  </w:r>
                  <w:r w:rsidR="00E01E5A">
                    <w:rPr>
                      <w:sz w:val="20"/>
                      <w:szCs w:val="20"/>
                    </w:rPr>
                    <w:t xml:space="preserve">, em até </w:t>
                  </w:r>
                  <w:proofErr w:type="gramStart"/>
                  <w:r w:rsidR="00E01E5A">
                    <w:rPr>
                      <w:sz w:val="20"/>
                      <w:szCs w:val="20"/>
                    </w:rPr>
                    <w:t>1</w:t>
                  </w:r>
                  <w:proofErr w:type="gramEnd"/>
                  <w:r w:rsidR="00E01E5A">
                    <w:rPr>
                      <w:sz w:val="20"/>
                      <w:szCs w:val="20"/>
                    </w:rPr>
                    <w:t xml:space="preserve"> ano,</w:t>
                  </w:r>
                  <w:r>
                    <w:rPr>
                      <w:sz w:val="20"/>
                      <w:szCs w:val="20"/>
                    </w:rPr>
                    <w:t xml:space="preserve"> sendo R$ 4,2 mil por mês (50% do lucro da empresa)</w:t>
                  </w:r>
                </w:p>
              </w:tc>
            </w:tr>
            <w:tr w:rsidR="00B473B0" w:rsidRPr="00E82D66" w14:paraId="48DD5D28" w14:textId="77777777" w:rsidTr="009F78B7">
              <w:trPr>
                <w:trHeight w:val="300"/>
              </w:trPr>
              <w:tc>
                <w:tcPr>
                  <w:tcW w:w="3114" w:type="dxa"/>
                  <w:hideMark/>
                </w:tcPr>
                <w:p w14:paraId="49FA7057" w14:textId="77777777" w:rsidR="00B473B0" w:rsidRPr="004E27DC" w:rsidRDefault="00B473B0" w:rsidP="00F304ED">
                  <w:pPr>
                    <w:pStyle w:val="NormalED"/>
                    <w:rPr>
                      <w:sz w:val="20"/>
                    </w:rPr>
                  </w:pPr>
                  <w:r w:rsidRPr="004E27DC">
                    <w:rPr>
                      <w:sz w:val="20"/>
                    </w:rPr>
                    <w:t>2.</w:t>
                  </w:r>
                </w:p>
              </w:tc>
              <w:tc>
                <w:tcPr>
                  <w:tcW w:w="2835" w:type="dxa"/>
                  <w:noWrap/>
                  <w:hideMark/>
                </w:tcPr>
                <w:p w14:paraId="27B48A01" w14:textId="77777777" w:rsidR="00B473B0" w:rsidRPr="004E27DC" w:rsidRDefault="00B473B0" w:rsidP="00F304ED">
                  <w:pPr>
                    <w:pStyle w:val="NormalED"/>
                    <w:rPr>
                      <w:sz w:val="20"/>
                    </w:rPr>
                  </w:pPr>
                  <w:r w:rsidRPr="004E27DC">
                    <w:rPr>
                      <w:sz w:val="20"/>
                    </w:rPr>
                    <w:t> </w:t>
                  </w:r>
                </w:p>
              </w:tc>
              <w:tc>
                <w:tcPr>
                  <w:tcW w:w="3110" w:type="dxa"/>
                  <w:hideMark/>
                </w:tcPr>
                <w:p w14:paraId="541F1E61" w14:textId="77777777" w:rsidR="00B473B0" w:rsidRPr="004E27DC" w:rsidRDefault="00B473B0" w:rsidP="00F304ED">
                  <w:pPr>
                    <w:pStyle w:val="NormalED"/>
                    <w:rPr>
                      <w:sz w:val="20"/>
                    </w:rPr>
                  </w:pPr>
                  <w:r w:rsidRPr="004E27DC">
                    <w:rPr>
                      <w:sz w:val="20"/>
                    </w:rPr>
                    <w:t> </w:t>
                  </w:r>
                </w:p>
              </w:tc>
            </w:tr>
            <w:tr w:rsidR="00B473B0" w:rsidRPr="00E82D66" w14:paraId="22485ACA" w14:textId="77777777" w:rsidTr="009F78B7">
              <w:trPr>
                <w:trHeight w:val="300"/>
              </w:trPr>
              <w:tc>
                <w:tcPr>
                  <w:tcW w:w="3114" w:type="dxa"/>
                  <w:hideMark/>
                </w:tcPr>
                <w:p w14:paraId="6F4BB347" w14:textId="77777777" w:rsidR="00B473B0" w:rsidRPr="004E27DC" w:rsidRDefault="00B473B0" w:rsidP="00F304ED">
                  <w:pPr>
                    <w:pStyle w:val="NormalED"/>
                    <w:rPr>
                      <w:sz w:val="20"/>
                    </w:rPr>
                  </w:pPr>
                  <w:r w:rsidRPr="004E27DC">
                    <w:rPr>
                      <w:sz w:val="20"/>
                    </w:rPr>
                    <w:t>3.</w:t>
                  </w:r>
                </w:p>
              </w:tc>
              <w:tc>
                <w:tcPr>
                  <w:tcW w:w="2835" w:type="dxa"/>
                  <w:noWrap/>
                  <w:hideMark/>
                </w:tcPr>
                <w:p w14:paraId="46298C46" w14:textId="77777777" w:rsidR="00B473B0" w:rsidRPr="004E27DC" w:rsidRDefault="00B473B0" w:rsidP="00F304ED">
                  <w:pPr>
                    <w:pStyle w:val="NormalED"/>
                    <w:rPr>
                      <w:sz w:val="20"/>
                    </w:rPr>
                  </w:pPr>
                  <w:r w:rsidRPr="004E27DC">
                    <w:rPr>
                      <w:sz w:val="20"/>
                    </w:rPr>
                    <w:t> </w:t>
                  </w:r>
                </w:p>
              </w:tc>
              <w:tc>
                <w:tcPr>
                  <w:tcW w:w="3110" w:type="dxa"/>
                  <w:hideMark/>
                </w:tcPr>
                <w:p w14:paraId="42F73F68" w14:textId="77777777" w:rsidR="00B473B0" w:rsidRPr="004E27DC" w:rsidRDefault="00B473B0" w:rsidP="00F304ED">
                  <w:pPr>
                    <w:pStyle w:val="NormalED"/>
                    <w:rPr>
                      <w:sz w:val="20"/>
                    </w:rPr>
                  </w:pPr>
                  <w:r w:rsidRPr="004E27DC">
                    <w:rPr>
                      <w:sz w:val="20"/>
                    </w:rPr>
                    <w:t> </w:t>
                  </w:r>
                </w:p>
              </w:tc>
            </w:tr>
            <w:tr w:rsidR="00B473B0" w:rsidRPr="00E82D66" w14:paraId="14796EBB" w14:textId="77777777" w:rsidTr="009F78B7">
              <w:trPr>
                <w:trHeight w:val="300"/>
              </w:trPr>
              <w:tc>
                <w:tcPr>
                  <w:tcW w:w="3114" w:type="dxa"/>
                  <w:hideMark/>
                </w:tcPr>
                <w:p w14:paraId="4CCFC156" w14:textId="77777777" w:rsidR="00B473B0" w:rsidRPr="004E27DC" w:rsidRDefault="00B473B0" w:rsidP="00F304ED">
                  <w:pPr>
                    <w:pStyle w:val="NormalED"/>
                    <w:rPr>
                      <w:sz w:val="20"/>
                    </w:rPr>
                  </w:pPr>
                  <w:r w:rsidRPr="004E27DC">
                    <w:rPr>
                      <w:sz w:val="20"/>
                    </w:rPr>
                    <w:t>4.</w:t>
                  </w:r>
                </w:p>
              </w:tc>
              <w:tc>
                <w:tcPr>
                  <w:tcW w:w="2835" w:type="dxa"/>
                  <w:noWrap/>
                  <w:hideMark/>
                </w:tcPr>
                <w:p w14:paraId="5938E4CB" w14:textId="77777777" w:rsidR="00B473B0" w:rsidRPr="004E27DC" w:rsidRDefault="00B473B0" w:rsidP="00F304ED">
                  <w:pPr>
                    <w:pStyle w:val="NormalED"/>
                    <w:rPr>
                      <w:sz w:val="20"/>
                    </w:rPr>
                  </w:pPr>
                  <w:r w:rsidRPr="004E27DC">
                    <w:rPr>
                      <w:sz w:val="20"/>
                    </w:rPr>
                    <w:t> </w:t>
                  </w:r>
                </w:p>
              </w:tc>
              <w:tc>
                <w:tcPr>
                  <w:tcW w:w="3110" w:type="dxa"/>
                  <w:hideMark/>
                </w:tcPr>
                <w:p w14:paraId="76AE36CE" w14:textId="77777777" w:rsidR="00B473B0" w:rsidRPr="004E27DC" w:rsidRDefault="00B473B0" w:rsidP="00F304ED">
                  <w:pPr>
                    <w:pStyle w:val="NormalED"/>
                    <w:rPr>
                      <w:sz w:val="20"/>
                    </w:rPr>
                  </w:pPr>
                  <w:r w:rsidRPr="004E27DC">
                    <w:rPr>
                      <w:sz w:val="20"/>
                    </w:rPr>
                    <w:t> </w:t>
                  </w:r>
                </w:p>
              </w:tc>
            </w:tr>
            <w:tr w:rsidR="00B473B0" w:rsidRPr="00E82D66" w14:paraId="5D11BA62" w14:textId="77777777" w:rsidTr="009F78B7">
              <w:trPr>
                <w:trHeight w:val="300"/>
              </w:trPr>
              <w:tc>
                <w:tcPr>
                  <w:tcW w:w="3114" w:type="dxa"/>
                  <w:hideMark/>
                </w:tcPr>
                <w:p w14:paraId="1199B302" w14:textId="77777777" w:rsidR="00B473B0" w:rsidRPr="004E27DC" w:rsidRDefault="00B473B0" w:rsidP="00F304ED">
                  <w:pPr>
                    <w:pStyle w:val="NormalED"/>
                    <w:rPr>
                      <w:sz w:val="20"/>
                    </w:rPr>
                  </w:pPr>
                  <w:r w:rsidRPr="004E27DC">
                    <w:rPr>
                      <w:sz w:val="20"/>
                    </w:rPr>
                    <w:t>5.</w:t>
                  </w:r>
                </w:p>
              </w:tc>
              <w:tc>
                <w:tcPr>
                  <w:tcW w:w="2835" w:type="dxa"/>
                  <w:noWrap/>
                  <w:hideMark/>
                </w:tcPr>
                <w:p w14:paraId="50751A9C" w14:textId="77777777" w:rsidR="00B473B0" w:rsidRPr="004E27DC" w:rsidRDefault="00B473B0" w:rsidP="00F304ED">
                  <w:pPr>
                    <w:pStyle w:val="NormalED"/>
                    <w:rPr>
                      <w:sz w:val="20"/>
                    </w:rPr>
                  </w:pPr>
                  <w:r w:rsidRPr="004E27DC">
                    <w:rPr>
                      <w:sz w:val="20"/>
                    </w:rPr>
                    <w:t> </w:t>
                  </w:r>
                </w:p>
              </w:tc>
              <w:tc>
                <w:tcPr>
                  <w:tcW w:w="3110" w:type="dxa"/>
                  <w:hideMark/>
                </w:tcPr>
                <w:p w14:paraId="378AA611" w14:textId="77777777" w:rsidR="00B473B0" w:rsidRPr="004E27DC" w:rsidRDefault="00B473B0" w:rsidP="00F304ED">
                  <w:pPr>
                    <w:pStyle w:val="NormalED"/>
                    <w:rPr>
                      <w:sz w:val="20"/>
                    </w:rPr>
                  </w:pPr>
                  <w:r w:rsidRPr="004E27DC">
                    <w:rPr>
                      <w:sz w:val="20"/>
                    </w:rPr>
                    <w:t> </w:t>
                  </w:r>
                </w:p>
              </w:tc>
            </w:tr>
            <w:tr w:rsidR="00B473B0" w:rsidRPr="00E82D66" w14:paraId="511D6467" w14:textId="77777777" w:rsidTr="009F78B7">
              <w:trPr>
                <w:trHeight w:val="300"/>
              </w:trPr>
              <w:tc>
                <w:tcPr>
                  <w:tcW w:w="3114" w:type="dxa"/>
                  <w:hideMark/>
                </w:tcPr>
                <w:p w14:paraId="0C282423" w14:textId="77777777" w:rsidR="00B473B0" w:rsidRPr="004E27DC" w:rsidRDefault="00B473B0" w:rsidP="00F304ED">
                  <w:pPr>
                    <w:pStyle w:val="NormalED"/>
                    <w:rPr>
                      <w:sz w:val="20"/>
                    </w:rPr>
                  </w:pPr>
                  <w:r w:rsidRPr="004E27DC">
                    <w:rPr>
                      <w:sz w:val="20"/>
                    </w:rPr>
                    <w:t>6.</w:t>
                  </w:r>
                </w:p>
              </w:tc>
              <w:tc>
                <w:tcPr>
                  <w:tcW w:w="2835" w:type="dxa"/>
                  <w:noWrap/>
                  <w:hideMark/>
                </w:tcPr>
                <w:p w14:paraId="7AFF00B8" w14:textId="77777777" w:rsidR="00B473B0" w:rsidRPr="004E27DC" w:rsidRDefault="00B473B0" w:rsidP="00F304ED">
                  <w:pPr>
                    <w:pStyle w:val="NormalED"/>
                    <w:rPr>
                      <w:sz w:val="20"/>
                    </w:rPr>
                  </w:pPr>
                  <w:r w:rsidRPr="004E27DC">
                    <w:rPr>
                      <w:sz w:val="20"/>
                    </w:rPr>
                    <w:t> </w:t>
                  </w:r>
                </w:p>
              </w:tc>
              <w:tc>
                <w:tcPr>
                  <w:tcW w:w="3110" w:type="dxa"/>
                  <w:hideMark/>
                </w:tcPr>
                <w:p w14:paraId="23CB80EA" w14:textId="77777777" w:rsidR="00B473B0" w:rsidRPr="004E27DC" w:rsidRDefault="00B473B0" w:rsidP="00F304ED">
                  <w:pPr>
                    <w:pStyle w:val="NormalED"/>
                    <w:rPr>
                      <w:sz w:val="20"/>
                    </w:rPr>
                  </w:pPr>
                  <w:r w:rsidRPr="004E27DC">
                    <w:rPr>
                      <w:sz w:val="20"/>
                    </w:rPr>
                    <w:t> </w:t>
                  </w:r>
                </w:p>
              </w:tc>
            </w:tr>
            <w:tr w:rsidR="00B473B0" w:rsidRPr="00E82D66" w14:paraId="14F05EFF" w14:textId="77777777" w:rsidTr="009F78B7">
              <w:trPr>
                <w:trHeight w:val="300"/>
              </w:trPr>
              <w:tc>
                <w:tcPr>
                  <w:tcW w:w="3114" w:type="dxa"/>
                  <w:hideMark/>
                </w:tcPr>
                <w:p w14:paraId="6FA1A3A0" w14:textId="77777777" w:rsidR="00B473B0" w:rsidRPr="004E27DC" w:rsidRDefault="00B473B0" w:rsidP="00F304ED">
                  <w:pPr>
                    <w:pStyle w:val="NormalED"/>
                    <w:rPr>
                      <w:sz w:val="20"/>
                    </w:rPr>
                  </w:pPr>
                  <w:r w:rsidRPr="004E27DC">
                    <w:rPr>
                      <w:sz w:val="20"/>
                    </w:rPr>
                    <w:t>7.</w:t>
                  </w:r>
                </w:p>
              </w:tc>
              <w:tc>
                <w:tcPr>
                  <w:tcW w:w="2835" w:type="dxa"/>
                  <w:noWrap/>
                  <w:hideMark/>
                </w:tcPr>
                <w:p w14:paraId="270F13A8" w14:textId="77777777" w:rsidR="00B473B0" w:rsidRPr="004E27DC" w:rsidRDefault="00B473B0" w:rsidP="00F304ED">
                  <w:pPr>
                    <w:pStyle w:val="NormalED"/>
                    <w:rPr>
                      <w:sz w:val="20"/>
                    </w:rPr>
                  </w:pPr>
                  <w:r w:rsidRPr="004E27DC">
                    <w:rPr>
                      <w:sz w:val="20"/>
                    </w:rPr>
                    <w:t> </w:t>
                  </w:r>
                </w:p>
              </w:tc>
              <w:tc>
                <w:tcPr>
                  <w:tcW w:w="3110" w:type="dxa"/>
                  <w:hideMark/>
                </w:tcPr>
                <w:p w14:paraId="0871E87B" w14:textId="77777777" w:rsidR="00B473B0" w:rsidRPr="004E27DC" w:rsidRDefault="00B473B0" w:rsidP="00F304ED">
                  <w:pPr>
                    <w:pStyle w:val="NormalED"/>
                    <w:rPr>
                      <w:sz w:val="20"/>
                    </w:rPr>
                  </w:pPr>
                  <w:r w:rsidRPr="004E27DC">
                    <w:rPr>
                      <w:sz w:val="20"/>
                    </w:rPr>
                    <w:t> </w:t>
                  </w:r>
                </w:p>
              </w:tc>
            </w:tr>
            <w:tr w:rsidR="00B473B0" w:rsidRPr="00E82D66" w14:paraId="49541F31" w14:textId="77777777" w:rsidTr="009F78B7">
              <w:trPr>
                <w:trHeight w:val="300"/>
              </w:trPr>
              <w:tc>
                <w:tcPr>
                  <w:tcW w:w="3114" w:type="dxa"/>
                  <w:hideMark/>
                </w:tcPr>
                <w:p w14:paraId="64792BD6" w14:textId="77777777" w:rsidR="00B473B0" w:rsidRPr="004E27DC" w:rsidRDefault="00B473B0" w:rsidP="00F304ED">
                  <w:pPr>
                    <w:pStyle w:val="NormalED"/>
                    <w:rPr>
                      <w:sz w:val="20"/>
                    </w:rPr>
                  </w:pPr>
                  <w:r w:rsidRPr="004E27DC">
                    <w:rPr>
                      <w:sz w:val="20"/>
                    </w:rPr>
                    <w:t>8.</w:t>
                  </w:r>
                </w:p>
              </w:tc>
              <w:tc>
                <w:tcPr>
                  <w:tcW w:w="2835" w:type="dxa"/>
                  <w:noWrap/>
                  <w:hideMark/>
                </w:tcPr>
                <w:p w14:paraId="17938A5C" w14:textId="77777777" w:rsidR="00B473B0" w:rsidRPr="004E27DC" w:rsidRDefault="00B473B0" w:rsidP="00F304ED">
                  <w:pPr>
                    <w:pStyle w:val="NormalED"/>
                    <w:rPr>
                      <w:sz w:val="20"/>
                    </w:rPr>
                  </w:pPr>
                  <w:r w:rsidRPr="004E27DC">
                    <w:rPr>
                      <w:sz w:val="20"/>
                    </w:rPr>
                    <w:t> </w:t>
                  </w:r>
                </w:p>
              </w:tc>
              <w:tc>
                <w:tcPr>
                  <w:tcW w:w="3110" w:type="dxa"/>
                  <w:hideMark/>
                </w:tcPr>
                <w:p w14:paraId="122FA831" w14:textId="77777777" w:rsidR="00B473B0" w:rsidRPr="004E27DC" w:rsidRDefault="00B473B0" w:rsidP="00F304ED">
                  <w:pPr>
                    <w:pStyle w:val="NormalED"/>
                    <w:rPr>
                      <w:sz w:val="20"/>
                    </w:rPr>
                  </w:pPr>
                  <w:r w:rsidRPr="004E27DC">
                    <w:rPr>
                      <w:sz w:val="20"/>
                    </w:rPr>
                    <w:t> </w:t>
                  </w:r>
                </w:p>
              </w:tc>
            </w:tr>
            <w:tr w:rsidR="00B473B0" w:rsidRPr="00E82D66" w14:paraId="23FF6056" w14:textId="77777777" w:rsidTr="009F78B7">
              <w:trPr>
                <w:trHeight w:val="300"/>
              </w:trPr>
              <w:tc>
                <w:tcPr>
                  <w:tcW w:w="3114" w:type="dxa"/>
                  <w:hideMark/>
                </w:tcPr>
                <w:p w14:paraId="3B3D67E7" w14:textId="77777777" w:rsidR="00B473B0" w:rsidRPr="004E27DC" w:rsidRDefault="00B473B0" w:rsidP="00F304ED">
                  <w:pPr>
                    <w:pStyle w:val="NormalED"/>
                    <w:rPr>
                      <w:sz w:val="20"/>
                    </w:rPr>
                  </w:pPr>
                  <w:r w:rsidRPr="004E27DC">
                    <w:rPr>
                      <w:sz w:val="20"/>
                    </w:rPr>
                    <w:t>9.</w:t>
                  </w:r>
                </w:p>
              </w:tc>
              <w:tc>
                <w:tcPr>
                  <w:tcW w:w="2835" w:type="dxa"/>
                  <w:noWrap/>
                  <w:hideMark/>
                </w:tcPr>
                <w:p w14:paraId="3DC7DF3C" w14:textId="77777777" w:rsidR="00B473B0" w:rsidRPr="004E27DC" w:rsidRDefault="00B473B0" w:rsidP="00F304ED">
                  <w:pPr>
                    <w:pStyle w:val="NormalED"/>
                    <w:rPr>
                      <w:sz w:val="20"/>
                    </w:rPr>
                  </w:pPr>
                  <w:r w:rsidRPr="004E27DC">
                    <w:rPr>
                      <w:sz w:val="20"/>
                    </w:rPr>
                    <w:t> </w:t>
                  </w:r>
                </w:p>
              </w:tc>
              <w:tc>
                <w:tcPr>
                  <w:tcW w:w="3110" w:type="dxa"/>
                  <w:hideMark/>
                </w:tcPr>
                <w:p w14:paraId="37CBE43A" w14:textId="77777777" w:rsidR="00B473B0" w:rsidRPr="004E27DC" w:rsidRDefault="00B473B0" w:rsidP="00F304ED">
                  <w:pPr>
                    <w:pStyle w:val="NormalED"/>
                    <w:rPr>
                      <w:sz w:val="20"/>
                    </w:rPr>
                  </w:pPr>
                  <w:r w:rsidRPr="004E27DC">
                    <w:rPr>
                      <w:sz w:val="20"/>
                    </w:rPr>
                    <w:t> </w:t>
                  </w:r>
                </w:p>
              </w:tc>
            </w:tr>
            <w:tr w:rsidR="00B473B0" w:rsidRPr="00E82D66" w14:paraId="6A9085EE" w14:textId="77777777" w:rsidTr="009F78B7">
              <w:trPr>
                <w:trHeight w:val="300"/>
              </w:trPr>
              <w:tc>
                <w:tcPr>
                  <w:tcW w:w="3114" w:type="dxa"/>
                  <w:noWrap/>
                  <w:hideMark/>
                </w:tcPr>
                <w:p w14:paraId="171F7FDD" w14:textId="77777777" w:rsidR="00B473B0" w:rsidRPr="004E27DC" w:rsidRDefault="00B473B0" w:rsidP="00F304ED">
                  <w:pPr>
                    <w:pStyle w:val="NormalED"/>
                    <w:rPr>
                      <w:sz w:val="20"/>
                    </w:rPr>
                  </w:pPr>
                  <w:r w:rsidRPr="004E27DC">
                    <w:rPr>
                      <w:sz w:val="20"/>
                    </w:rPr>
                    <w:t>10.</w:t>
                  </w:r>
                </w:p>
              </w:tc>
              <w:tc>
                <w:tcPr>
                  <w:tcW w:w="2835" w:type="dxa"/>
                  <w:noWrap/>
                  <w:hideMark/>
                </w:tcPr>
                <w:p w14:paraId="2E78F2BD" w14:textId="77777777" w:rsidR="00B473B0" w:rsidRPr="004E27DC" w:rsidRDefault="00B473B0" w:rsidP="00F304ED">
                  <w:pPr>
                    <w:pStyle w:val="NormalED"/>
                    <w:rPr>
                      <w:sz w:val="20"/>
                    </w:rPr>
                  </w:pPr>
                  <w:r w:rsidRPr="004E27DC">
                    <w:rPr>
                      <w:sz w:val="20"/>
                    </w:rPr>
                    <w:t> </w:t>
                  </w:r>
                </w:p>
              </w:tc>
              <w:tc>
                <w:tcPr>
                  <w:tcW w:w="3110" w:type="dxa"/>
                  <w:noWrap/>
                  <w:hideMark/>
                </w:tcPr>
                <w:p w14:paraId="71051200" w14:textId="77777777" w:rsidR="00B473B0" w:rsidRPr="004E27DC" w:rsidRDefault="00B473B0" w:rsidP="00F304ED">
                  <w:pPr>
                    <w:pStyle w:val="NormalED"/>
                    <w:rPr>
                      <w:sz w:val="20"/>
                    </w:rPr>
                  </w:pPr>
                  <w:r w:rsidRPr="004E27DC">
                    <w:rPr>
                      <w:sz w:val="20"/>
                    </w:rPr>
                    <w:t> </w:t>
                  </w:r>
                </w:p>
              </w:tc>
            </w:tr>
          </w:tbl>
          <w:p w14:paraId="77EB5060" w14:textId="5F7CF097" w:rsidR="00B473B0" w:rsidRPr="004822D5" w:rsidRDefault="00B473B0" w:rsidP="00B473B0">
            <w:pPr>
              <w:pStyle w:val="SemEspaamento"/>
              <w:spacing w:line="276" w:lineRule="auto"/>
              <w:rPr>
                <w:bCs/>
                <w:szCs w:val="24"/>
              </w:rPr>
            </w:pPr>
          </w:p>
        </w:tc>
      </w:tr>
    </w:tbl>
    <w:p w14:paraId="4CF45A63" w14:textId="77777777" w:rsidR="00F9332E" w:rsidRDefault="00F9332E" w:rsidP="00940181">
      <w:pPr>
        <w:spacing w:after="0"/>
        <w:rPr>
          <w:rFonts w:ascii="Arial" w:eastAsia="Arial" w:hAnsi="Arial" w:cs="Arial"/>
          <w:sz w:val="24"/>
          <w:szCs w:val="24"/>
        </w:rPr>
      </w:pPr>
    </w:p>
    <w:p w14:paraId="2F3D317B" w14:textId="05045479" w:rsidR="00B473B0" w:rsidRPr="002E11FB" w:rsidRDefault="00E01E5A" w:rsidP="00B473B0">
      <w:pPr>
        <w:pStyle w:val="NormalED"/>
        <w:spacing w:line="276" w:lineRule="auto"/>
      </w:pPr>
      <w:r>
        <w:t>Muito bem! E</w:t>
      </w:r>
      <w:r w:rsidR="00B473B0" w:rsidRPr="002E11FB">
        <w:t xml:space="preserve">voluímos no conhecimento de nossa empresa e onde queremos chegar. </w:t>
      </w:r>
      <w:r w:rsidR="00B473B0">
        <w:t>Agora p</w:t>
      </w:r>
      <w:r w:rsidR="00B473B0" w:rsidRPr="002E11FB">
        <w:t>recisamos entrar em ação. E para colocar tudo isso em prática</w:t>
      </w:r>
      <w:r w:rsidR="00B473B0">
        <w:t>, o</w:t>
      </w:r>
      <w:r w:rsidR="00B473B0" w:rsidRPr="002E11FB">
        <w:t xml:space="preserve"> que mais é necessário? </w:t>
      </w:r>
      <w:r w:rsidR="00B473B0" w:rsidRPr="00B473B0">
        <w:rPr>
          <w:b/>
        </w:rPr>
        <w:t xml:space="preserve">Pessoas! </w:t>
      </w:r>
      <w:r w:rsidR="00B473B0" w:rsidRPr="002E11FB">
        <w:t>Sim, precisamos de equipes. E</w:t>
      </w:r>
      <w:r w:rsidR="00B473B0">
        <w:t xml:space="preserve">m outros cursos aprofundaremos </w:t>
      </w:r>
      <w:r w:rsidR="00B473B0" w:rsidRPr="002E11FB">
        <w:t>o assunto de pessoas e equipes.</w:t>
      </w:r>
    </w:p>
    <w:p w14:paraId="09BFFF28" w14:textId="77777777" w:rsidR="00F9332E" w:rsidRDefault="00F9332E" w:rsidP="00940181">
      <w:pPr>
        <w:spacing w:after="0"/>
        <w:rPr>
          <w:rFonts w:ascii="Arial" w:eastAsia="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5349"/>
      </w:tblGrid>
      <w:tr w:rsidR="00B473B0" w14:paraId="24CA0006" w14:textId="77777777" w:rsidTr="004E27DC">
        <w:tc>
          <w:tcPr>
            <w:tcW w:w="3936" w:type="dxa"/>
            <w:shd w:val="clear" w:color="auto" w:fill="auto"/>
          </w:tcPr>
          <w:p w14:paraId="45128FF2" w14:textId="77777777" w:rsidR="00B473B0" w:rsidRDefault="00B473B0" w:rsidP="00F304ED">
            <w:pPr>
              <w:spacing w:after="120" w:line="360" w:lineRule="auto"/>
              <w:rPr>
                <w:rFonts w:ascii="Arial" w:eastAsia="Arial" w:hAnsi="Arial" w:cs="Arial"/>
                <w:color w:val="000000"/>
                <w:sz w:val="24"/>
                <w:szCs w:val="24"/>
              </w:rPr>
            </w:pPr>
            <w:r w:rsidRPr="0087672B">
              <w:rPr>
                <w:rFonts w:ascii="Arial" w:eastAsia="Arial" w:hAnsi="Arial" w:cs="Arial"/>
                <w:color w:val="000000"/>
                <w:sz w:val="24"/>
                <w:szCs w:val="24"/>
                <w:highlight w:val="green"/>
              </w:rPr>
              <w:t>&lt;</w:t>
            </w:r>
            <w:r>
              <w:rPr>
                <w:rFonts w:ascii="Arial" w:eastAsia="Arial" w:hAnsi="Arial" w:cs="Arial"/>
                <w:color w:val="000000"/>
                <w:sz w:val="24"/>
                <w:szCs w:val="24"/>
                <w:highlight w:val="green"/>
              </w:rPr>
              <w:t>imagem de um lado e texto do outro</w:t>
            </w:r>
            <w:r w:rsidRPr="0087672B">
              <w:rPr>
                <w:rFonts w:ascii="Arial" w:eastAsia="Arial" w:hAnsi="Arial" w:cs="Arial"/>
                <w:color w:val="000000"/>
                <w:sz w:val="24"/>
                <w:szCs w:val="24"/>
                <w:highlight w:val="green"/>
              </w:rPr>
              <w:t>&gt;</w:t>
            </w:r>
          </w:p>
          <w:p w14:paraId="7428FEEB" w14:textId="19AD094C" w:rsidR="009F78B7" w:rsidRPr="009F78B7" w:rsidRDefault="009F78B7" w:rsidP="009F78B7">
            <w:pPr>
              <w:spacing w:after="120" w:line="360" w:lineRule="auto"/>
              <w:rPr>
                <w:rFonts w:ascii="Arial" w:hAnsi="Arial" w:cs="Arial"/>
                <w:sz w:val="24"/>
                <w:szCs w:val="24"/>
              </w:rPr>
            </w:pPr>
            <w:r>
              <w:rPr>
                <w:noProof/>
                <w:szCs w:val="24"/>
                <w:lang w:eastAsia="pt-BR"/>
              </w:rPr>
              <w:drawing>
                <wp:inline distT="0" distB="0" distL="0" distR="0" wp14:anchorId="30D4F261" wp14:editId="361764A7">
                  <wp:extent cx="2270826" cy="16668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smiling-diverse-colleagues-gather-in-boardroom-brainstorm-discuss-financial-statistics-together-1687550977.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269803" cy="1666124"/>
                          </a:xfrm>
                          <a:prstGeom prst="rect">
                            <a:avLst/>
                          </a:prstGeom>
                        </pic:spPr>
                      </pic:pic>
                    </a:graphicData>
                  </a:graphic>
                </wp:inline>
              </w:drawing>
            </w:r>
            <w:r w:rsidRPr="009F78B7">
              <w:rPr>
                <w:rFonts w:ascii="Arial" w:hAnsi="Arial" w:cs="Arial"/>
                <w:sz w:val="24"/>
                <w:szCs w:val="24"/>
                <w:highlight w:val="cyan"/>
              </w:rPr>
              <w:t>Shutterstock ID 1687550977</w:t>
            </w:r>
          </w:p>
        </w:tc>
        <w:tc>
          <w:tcPr>
            <w:tcW w:w="5349" w:type="dxa"/>
            <w:shd w:val="clear" w:color="auto" w:fill="auto"/>
          </w:tcPr>
          <w:p w14:paraId="62B06971" w14:textId="5810C0B8" w:rsidR="00B473B0" w:rsidRPr="0087672B" w:rsidRDefault="00B473B0" w:rsidP="00CD63B7">
            <w:pPr>
              <w:pStyle w:val="NormalED"/>
              <w:spacing w:line="276" w:lineRule="auto"/>
              <w:rPr>
                <w:szCs w:val="24"/>
              </w:rPr>
            </w:pPr>
            <w:r>
              <w:t>Mas adiantamos que sem um bom trabalho de equipe, alcançar os resultados pode ficar ainda mais desafiador. Temos que conhecer as habilidades dos membros da equipe. Todos devem estar abertos a ouvir opiniões, ter paciência e foco nas soluções e no objetivo. Se sua empresa trabalha em ambiente familiar, as recomendações seguem as mesmas e</w:t>
            </w:r>
            <w:r w:rsidR="00E01E5A">
              <w:t>,</w:t>
            </w:r>
            <w:r>
              <w:t xml:space="preserve"> se você trabalha de forma individual (somente você)</w:t>
            </w:r>
            <w:r w:rsidR="00E01E5A">
              <w:t>,</w:t>
            </w:r>
            <w:r>
              <w:t xml:space="preserve"> as ações de planejamento deverão também seguir de forma organizada e com compromisso com o resultado. </w:t>
            </w:r>
          </w:p>
        </w:tc>
      </w:tr>
    </w:tbl>
    <w:p w14:paraId="6EF2EF3B" w14:textId="77777777" w:rsidR="004E27DC" w:rsidRDefault="004E27DC" w:rsidP="004E27DC">
      <w:pPr>
        <w:pStyle w:val="NormalED"/>
      </w:pPr>
    </w:p>
    <w:p w14:paraId="1FA95C1C" w14:textId="431ADDA4" w:rsidR="004E27DC" w:rsidRPr="004073D9" w:rsidRDefault="004E27DC" w:rsidP="004E27DC">
      <w:pPr>
        <w:pStyle w:val="NormalED"/>
      </w:pPr>
      <w:r w:rsidRPr="004073D9">
        <w:lastRenderedPageBreak/>
        <w:t>E o nosso plano de ação?</w:t>
      </w:r>
      <w:r>
        <w:t xml:space="preserve"> É o nosso próximo assunto. Clique em </w:t>
      </w:r>
      <w:r w:rsidRPr="00B71FF5">
        <w:rPr>
          <w:b/>
          <w:color w:val="1F497D" w:themeColor="text2"/>
        </w:rPr>
        <w:t>PRÓXIMO</w:t>
      </w:r>
      <w:r w:rsidRPr="00B71FF5">
        <w:rPr>
          <w:color w:val="1F497D" w:themeColor="text2"/>
        </w:rPr>
        <w:t xml:space="preserve"> </w:t>
      </w:r>
      <w:r>
        <w:t>para conferir.</w:t>
      </w:r>
    </w:p>
    <w:p w14:paraId="612BCD1F" w14:textId="77777777" w:rsidR="004E27DC" w:rsidRDefault="004E27DC" w:rsidP="00CD63B7">
      <w:pPr>
        <w:spacing w:after="120" w:line="240" w:lineRule="auto"/>
        <w:rPr>
          <w:rFonts w:ascii="Arial" w:hAnsi="Arial" w:cs="Arial"/>
          <w:b/>
          <w:sz w:val="24"/>
          <w:szCs w:val="24"/>
          <w:highlight w:val="green"/>
        </w:rPr>
      </w:pPr>
    </w:p>
    <w:p w14:paraId="5F8CC21E" w14:textId="0AE7F9DC" w:rsidR="00CD63B7" w:rsidRDefault="00CD63B7" w:rsidP="00CD63B7">
      <w:pPr>
        <w:spacing w:after="120" w:line="240" w:lineRule="auto"/>
        <w:rPr>
          <w:rFonts w:ascii="Arial" w:hAnsi="Arial" w:cs="Arial"/>
          <w:b/>
          <w:sz w:val="24"/>
          <w:szCs w:val="24"/>
        </w:rPr>
      </w:pPr>
      <w:r>
        <w:rPr>
          <w:rFonts w:ascii="Arial" w:hAnsi="Arial" w:cs="Arial"/>
          <w:b/>
          <w:sz w:val="24"/>
          <w:szCs w:val="24"/>
          <w:highlight w:val="green"/>
        </w:rPr>
        <w:t>&lt;SCO15</w:t>
      </w:r>
      <w:r w:rsidRPr="006D6F55">
        <w:rPr>
          <w:rFonts w:ascii="Arial" w:hAnsi="Arial" w:cs="Arial"/>
          <w:b/>
          <w:sz w:val="24"/>
          <w:szCs w:val="24"/>
          <w:highlight w:val="green"/>
        </w:rPr>
        <w:t xml:space="preserve">&gt; </w:t>
      </w:r>
      <w:r w:rsidR="00DC162A">
        <w:rPr>
          <w:rFonts w:ascii="Arial" w:hAnsi="Arial" w:cs="Arial"/>
          <w:b/>
          <w:sz w:val="24"/>
          <w:szCs w:val="24"/>
        </w:rPr>
        <w:t xml:space="preserve">Vídeo - </w:t>
      </w:r>
      <w:r>
        <w:rPr>
          <w:rFonts w:ascii="Arial" w:hAnsi="Arial" w:cs="Arial"/>
          <w:b/>
          <w:sz w:val="24"/>
          <w:szCs w:val="24"/>
        </w:rPr>
        <w:t>Plano de ação</w:t>
      </w:r>
      <w:r w:rsidR="00DC162A">
        <w:rPr>
          <w:rFonts w:ascii="Arial" w:hAnsi="Arial" w:cs="Arial"/>
          <w:b/>
          <w:sz w:val="24"/>
          <w:szCs w:val="24"/>
        </w:rPr>
        <w:t xml:space="preserve"> - 5W2H</w:t>
      </w:r>
    </w:p>
    <w:p w14:paraId="0667F345" w14:textId="77777777" w:rsidR="00680C05" w:rsidRPr="00C276EC" w:rsidRDefault="00680C05" w:rsidP="00680C05">
      <w:pPr>
        <w:jc w:val="both"/>
        <w:rPr>
          <w:rFonts w:ascii="Arial" w:hAnsi="Arial" w:cs="Arial"/>
        </w:rPr>
      </w:pPr>
      <w:r w:rsidRPr="00F95BAD">
        <w:rPr>
          <w:rFonts w:ascii="Arial" w:hAnsi="Arial" w:cs="Arial"/>
          <w:sz w:val="24"/>
          <w:szCs w:val="24"/>
          <w:highlight w:val="lightGray"/>
        </w:rPr>
        <w:t>&lt;Vídeo&gt;</w:t>
      </w:r>
      <w:r w:rsidRPr="00F95BAD">
        <w:rPr>
          <w:highlight w:val="lightGray"/>
        </w:rPr>
        <w:t xml:space="preserve"> </w:t>
      </w:r>
      <w:r w:rsidRPr="00F95BAD">
        <w:rPr>
          <w:rFonts w:ascii="Arial" w:hAnsi="Arial" w:cs="Arial"/>
          <w:highlight w:val="lightGray"/>
        </w:rPr>
        <w:t>20200817_003_ER_PLANEJAMENTO_E_ESTRATEGIAS_VD2</w:t>
      </w:r>
    </w:p>
    <w:p w14:paraId="6F7FA992" w14:textId="77777777" w:rsidR="00C276EC" w:rsidRDefault="00C276EC" w:rsidP="00DC162A">
      <w:pPr>
        <w:spacing w:after="120" w:line="240" w:lineRule="auto"/>
        <w:rPr>
          <w:rFonts w:ascii="Arial" w:hAnsi="Arial" w:cs="Arial"/>
          <w:b/>
          <w:sz w:val="24"/>
          <w:szCs w:val="24"/>
          <w:highlight w:val="green"/>
        </w:rPr>
      </w:pPr>
    </w:p>
    <w:p w14:paraId="1B22F189" w14:textId="420692D8" w:rsidR="00DC162A" w:rsidRPr="00AF109D" w:rsidRDefault="00DC162A" w:rsidP="00DC162A">
      <w:pPr>
        <w:spacing w:after="120" w:line="240" w:lineRule="auto"/>
        <w:rPr>
          <w:rFonts w:ascii="Arial" w:hAnsi="Arial" w:cs="Arial"/>
          <w:b/>
          <w:sz w:val="28"/>
          <w:szCs w:val="24"/>
          <w:highlight w:val="green"/>
        </w:rPr>
      </w:pPr>
      <w:r w:rsidRPr="00C276EC">
        <w:rPr>
          <w:rFonts w:ascii="Arial" w:hAnsi="Arial" w:cs="Arial"/>
          <w:b/>
          <w:sz w:val="24"/>
          <w:szCs w:val="24"/>
          <w:highlight w:val="green"/>
        </w:rPr>
        <w:t>&lt;SCO</w:t>
      </w:r>
      <w:r w:rsidR="00C276EC" w:rsidRPr="00C276EC">
        <w:rPr>
          <w:rFonts w:ascii="Arial" w:hAnsi="Arial" w:cs="Arial"/>
          <w:b/>
          <w:sz w:val="24"/>
          <w:szCs w:val="24"/>
          <w:highlight w:val="green"/>
        </w:rPr>
        <w:t>16</w:t>
      </w:r>
      <w:r w:rsidR="00C276EC">
        <w:rPr>
          <w:rFonts w:ascii="Arial" w:hAnsi="Arial" w:cs="Arial"/>
          <w:b/>
          <w:sz w:val="24"/>
          <w:szCs w:val="24"/>
          <w:highlight w:val="green"/>
        </w:rPr>
        <w:t xml:space="preserve">&gt; </w:t>
      </w:r>
      <w:r w:rsidR="00680C05" w:rsidRPr="00DF148D">
        <w:rPr>
          <w:rFonts w:ascii="Arial" w:eastAsia="Arial" w:hAnsi="Arial" w:cs="Arial"/>
          <w:b/>
          <w:color w:val="000000"/>
          <w:sz w:val="24"/>
          <w:szCs w:val="24"/>
          <w:highlight w:val="green"/>
        </w:rPr>
        <w:t>Mão na massa</w:t>
      </w:r>
    </w:p>
    <w:p w14:paraId="13F0E236" w14:textId="4A8DCB49" w:rsidR="00DC162A" w:rsidRDefault="00C276EC" w:rsidP="006B4E98">
      <w:pPr>
        <w:pStyle w:val="NormalED"/>
        <w:spacing w:line="276" w:lineRule="auto"/>
      </w:pPr>
      <w:r>
        <w:t>Após assistir o vídeo, vamos colocar a mão na massa?</w:t>
      </w:r>
    </w:p>
    <w:p w14:paraId="2EBC8C0D" w14:textId="77777777" w:rsidR="00F9332E" w:rsidRDefault="00F9332E" w:rsidP="00940181">
      <w:pPr>
        <w:spacing w:after="0"/>
        <w:rPr>
          <w:rFonts w:ascii="Arial" w:eastAsia="Arial" w:hAnsi="Arial" w:cs="Arial"/>
          <w:sz w:val="24"/>
          <w:szCs w:val="24"/>
        </w:rPr>
      </w:pPr>
    </w:p>
    <w:tbl>
      <w:tblPr>
        <w:tblStyle w:val="Tabelacomgrade"/>
        <w:tblW w:w="0" w:type="auto"/>
        <w:tblLook w:val="04A0" w:firstRow="1" w:lastRow="0" w:firstColumn="1" w:lastColumn="0" w:noHBand="0" w:noVBand="1"/>
      </w:tblPr>
      <w:tblGrid>
        <w:gridCol w:w="9285"/>
      </w:tblGrid>
      <w:tr w:rsidR="00C276EC" w14:paraId="19C0BE83" w14:textId="77777777" w:rsidTr="000D6468">
        <w:tc>
          <w:tcPr>
            <w:tcW w:w="9209" w:type="dxa"/>
          </w:tcPr>
          <w:p w14:paraId="6FBBFC08" w14:textId="77777777" w:rsidR="00C276EC" w:rsidRPr="004822D5" w:rsidRDefault="00C276EC" w:rsidP="000D6468">
            <w:pPr>
              <w:spacing w:before="240" w:after="240"/>
              <w:rPr>
                <w:rFonts w:ascii="Arial" w:eastAsia="Arial" w:hAnsi="Arial" w:cs="Arial"/>
                <w:bCs/>
                <w:sz w:val="24"/>
                <w:szCs w:val="24"/>
              </w:rPr>
            </w:pPr>
            <w:r w:rsidRPr="00DF148D">
              <w:rPr>
                <w:rFonts w:ascii="Arial" w:eastAsia="Arial" w:hAnsi="Arial" w:cs="Arial"/>
                <w:color w:val="000000"/>
                <w:sz w:val="24"/>
                <w:szCs w:val="24"/>
                <w:highlight w:val="green"/>
              </w:rPr>
              <w:t xml:space="preserve">&lt;Recurso Educacional </w:t>
            </w:r>
            <w:r w:rsidRPr="00DF148D">
              <w:rPr>
                <w:rFonts w:ascii="Arial" w:eastAsia="Arial" w:hAnsi="Arial" w:cs="Arial"/>
                <w:b/>
                <w:color w:val="000000"/>
                <w:sz w:val="24"/>
                <w:szCs w:val="24"/>
                <w:highlight w:val="green"/>
              </w:rPr>
              <w:t>“Mão na massa”</w:t>
            </w:r>
            <w:r w:rsidRPr="00DF148D">
              <w:rPr>
                <w:rFonts w:ascii="Arial" w:eastAsia="Arial" w:hAnsi="Arial" w:cs="Arial"/>
                <w:color w:val="000000"/>
                <w:sz w:val="24"/>
                <w:szCs w:val="24"/>
                <w:highlight w:val="green"/>
              </w:rPr>
              <w:t>&gt;</w:t>
            </w:r>
          </w:p>
        </w:tc>
      </w:tr>
      <w:tr w:rsidR="00C276EC" w14:paraId="1E50D77A" w14:textId="77777777" w:rsidTr="000D6468">
        <w:tc>
          <w:tcPr>
            <w:tcW w:w="9209" w:type="dxa"/>
          </w:tcPr>
          <w:p w14:paraId="02A1495F" w14:textId="77777777" w:rsidR="00C276EC" w:rsidRDefault="00C276EC" w:rsidP="00C276EC">
            <w:pPr>
              <w:pStyle w:val="NormalED"/>
              <w:spacing w:line="276" w:lineRule="auto"/>
            </w:pPr>
            <w:r>
              <w:t>Utilize as tabelas abaixo para construir um exemplo de planejamento utilizando a ferramenta 5W2H para a sua empresa.</w:t>
            </w:r>
          </w:p>
          <w:tbl>
            <w:tblPr>
              <w:tblW w:w="9059" w:type="dxa"/>
              <w:tblCellMar>
                <w:left w:w="70" w:type="dxa"/>
                <w:right w:w="70" w:type="dxa"/>
              </w:tblCellMar>
              <w:tblLook w:val="04A0" w:firstRow="1" w:lastRow="0" w:firstColumn="1" w:lastColumn="0" w:noHBand="0" w:noVBand="1"/>
            </w:tblPr>
            <w:tblGrid>
              <w:gridCol w:w="1332"/>
              <w:gridCol w:w="600"/>
              <w:gridCol w:w="440"/>
              <w:gridCol w:w="600"/>
              <w:gridCol w:w="897"/>
              <w:gridCol w:w="705"/>
              <w:gridCol w:w="699"/>
              <w:gridCol w:w="759"/>
              <w:gridCol w:w="904"/>
              <w:gridCol w:w="914"/>
              <w:gridCol w:w="532"/>
              <w:gridCol w:w="677"/>
            </w:tblGrid>
            <w:tr w:rsidR="00C276EC" w:rsidRPr="00067851" w14:paraId="2C22AD33" w14:textId="77777777" w:rsidTr="00C276EC">
              <w:trPr>
                <w:trHeight w:val="300"/>
              </w:trPr>
              <w:tc>
                <w:tcPr>
                  <w:tcW w:w="4472" w:type="dxa"/>
                  <w:gridSpan w:val="6"/>
                  <w:tcBorders>
                    <w:top w:val="single" w:sz="4" w:space="0" w:color="auto"/>
                    <w:left w:val="single" w:sz="4" w:space="0" w:color="auto"/>
                    <w:bottom w:val="single" w:sz="4" w:space="0" w:color="auto"/>
                    <w:right w:val="single" w:sz="4" w:space="0" w:color="auto"/>
                  </w:tcBorders>
                  <w:shd w:val="clear" w:color="000000" w:fill="FFFFFF"/>
                  <w:noWrap/>
                  <w:vAlign w:val="center"/>
                </w:tcPr>
                <w:p w14:paraId="3BE060D1" w14:textId="77777777" w:rsidR="00C276EC" w:rsidRPr="00067851" w:rsidRDefault="00C276EC" w:rsidP="000D6468">
                  <w:pPr>
                    <w:spacing w:after="0" w:line="240" w:lineRule="auto"/>
                    <w:jc w:val="center"/>
                    <w:rPr>
                      <w:rFonts w:eastAsia="Times New Roman" w:cs="Times New Roman"/>
                      <w:b/>
                      <w:bCs/>
                      <w:color w:val="000000"/>
                      <w:sz w:val="10"/>
                      <w:lang w:eastAsia="pt-BR"/>
                    </w:rPr>
                  </w:pPr>
                </w:p>
              </w:tc>
              <w:tc>
                <w:tcPr>
                  <w:tcW w:w="1491" w:type="dxa"/>
                  <w:gridSpan w:val="2"/>
                  <w:tcBorders>
                    <w:top w:val="single" w:sz="4" w:space="0" w:color="auto"/>
                    <w:left w:val="nil"/>
                    <w:bottom w:val="single" w:sz="4" w:space="0" w:color="auto"/>
                    <w:right w:val="single" w:sz="4" w:space="0" w:color="auto"/>
                  </w:tcBorders>
                  <w:shd w:val="clear" w:color="000000" w:fill="FFFFFF"/>
                  <w:noWrap/>
                  <w:vAlign w:val="center"/>
                </w:tcPr>
                <w:p w14:paraId="29EF0F37" w14:textId="77777777" w:rsidR="00C276EC" w:rsidRPr="00067851" w:rsidRDefault="00C276EC" w:rsidP="000D6468">
                  <w:pPr>
                    <w:spacing w:after="0" w:line="240" w:lineRule="auto"/>
                    <w:jc w:val="center"/>
                    <w:rPr>
                      <w:rFonts w:eastAsia="Times New Roman" w:cs="Times New Roman"/>
                      <w:b/>
                      <w:bCs/>
                      <w:color w:val="000000"/>
                      <w:sz w:val="10"/>
                      <w:lang w:eastAsia="pt-BR"/>
                    </w:rPr>
                  </w:pPr>
                  <w:r w:rsidRPr="00067851">
                    <w:rPr>
                      <w:rFonts w:eastAsia="Times New Roman" w:cs="Times New Roman"/>
                      <w:b/>
                      <w:bCs/>
                      <w:color w:val="000000"/>
                      <w:sz w:val="10"/>
                      <w:lang w:eastAsia="pt-BR"/>
                    </w:rPr>
                    <w:t>Quando (when)</w:t>
                  </w:r>
                </w:p>
              </w:tc>
              <w:tc>
                <w:tcPr>
                  <w:tcW w:w="3096" w:type="dxa"/>
                  <w:gridSpan w:val="4"/>
                  <w:tcBorders>
                    <w:top w:val="single" w:sz="4" w:space="0" w:color="auto"/>
                    <w:left w:val="nil"/>
                    <w:bottom w:val="single" w:sz="4" w:space="0" w:color="auto"/>
                    <w:right w:val="single" w:sz="4" w:space="0" w:color="auto"/>
                  </w:tcBorders>
                  <w:shd w:val="clear" w:color="000000" w:fill="FFFFFF"/>
                  <w:noWrap/>
                  <w:vAlign w:val="center"/>
                </w:tcPr>
                <w:p w14:paraId="53277790" w14:textId="77777777" w:rsidR="00C276EC" w:rsidRPr="00067851" w:rsidRDefault="00C276EC" w:rsidP="000D6468">
                  <w:pPr>
                    <w:spacing w:after="0" w:line="240" w:lineRule="auto"/>
                    <w:jc w:val="center"/>
                    <w:rPr>
                      <w:rFonts w:eastAsia="Times New Roman" w:cs="Times New Roman"/>
                      <w:b/>
                      <w:bCs/>
                      <w:color w:val="000000"/>
                      <w:sz w:val="10"/>
                      <w:lang w:eastAsia="pt-BR"/>
                    </w:rPr>
                  </w:pPr>
                </w:p>
              </w:tc>
            </w:tr>
            <w:tr w:rsidR="00C276EC" w:rsidRPr="00067851" w14:paraId="2C51A08D" w14:textId="77777777" w:rsidTr="00C276EC">
              <w:trPr>
                <w:trHeight w:val="300"/>
              </w:trPr>
              <w:tc>
                <w:tcPr>
                  <w:tcW w:w="115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95B47DB" w14:textId="77777777" w:rsidR="00C276EC" w:rsidRPr="00067851" w:rsidRDefault="00C276EC" w:rsidP="000D6468">
                  <w:pPr>
                    <w:spacing w:after="0" w:line="240" w:lineRule="auto"/>
                    <w:jc w:val="center"/>
                    <w:rPr>
                      <w:rFonts w:eastAsia="Times New Roman" w:cs="Times New Roman"/>
                      <w:b/>
                      <w:bCs/>
                      <w:color w:val="000000"/>
                      <w:sz w:val="10"/>
                      <w:lang w:eastAsia="pt-BR"/>
                    </w:rPr>
                  </w:pPr>
                  <w:r w:rsidRPr="00067851">
                    <w:rPr>
                      <w:rFonts w:eastAsia="Times New Roman" w:cs="Times New Roman"/>
                      <w:b/>
                      <w:bCs/>
                      <w:color w:val="000000"/>
                      <w:sz w:val="10"/>
                      <w:lang w:eastAsia="pt-BR"/>
                    </w:rPr>
                    <w:t>Situação atual</w:t>
                  </w:r>
                </w:p>
              </w:tc>
              <w:tc>
                <w:tcPr>
                  <w:tcW w:w="613" w:type="dxa"/>
                  <w:tcBorders>
                    <w:top w:val="single" w:sz="4" w:space="0" w:color="auto"/>
                    <w:left w:val="nil"/>
                    <w:bottom w:val="single" w:sz="4" w:space="0" w:color="auto"/>
                    <w:right w:val="single" w:sz="4" w:space="0" w:color="auto"/>
                  </w:tcBorders>
                  <w:shd w:val="clear" w:color="000000" w:fill="FFFFFF"/>
                  <w:noWrap/>
                  <w:vAlign w:val="center"/>
                  <w:hideMark/>
                </w:tcPr>
                <w:p w14:paraId="4DE07D97" w14:textId="77777777" w:rsidR="00C276EC" w:rsidRPr="00067851" w:rsidRDefault="00C276EC" w:rsidP="000D6468">
                  <w:pPr>
                    <w:spacing w:after="0" w:line="240" w:lineRule="auto"/>
                    <w:jc w:val="center"/>
                    <w:rPr>
                      <w:rFonts w:eastAsia="Times New Roman" w:cs="Times New Roman"/>
                      <w:b/>
                      <w:bCs/>
                      <w:color w:val="000000"/>
                      <w:sz w:val="10"/>
                      <w:lang w:eastAsia="pt-BR"/>
                    </w:rPr>
                  </w:pPr>
                  <w:r w:rsidRPr="00067851">
                    <w:rPr>
                      <w:rFonts w:eastAsia="Times New Roman" w:cs="Times New Roman"/>
                      <w:b/>
                      <w:bCs/>
                      <w:color w:val="000000"/>
                      <w:sz w:val="10"/>
                      <w:lang w:eastAsia="pt-BR"/>
                    </w:rPr>
                    <w:t>Meta (SMART)</w:t>
                  </w:r>
                </w:p>
              </w:tc>
              <w:tc>
                <w:tcPr>
                  <w:tcW w:w="448" w:type="dxa"/>
                  <w:tcBorders>
                    <w:top w:val="single" w:sz="4" w:space="0" w:color="auto"/>
                    <w:left w:val="nil"/>
                    <w:bottom w:val="single" w:sz="4" w:space="0" w:color="auto"/>
                    <w:right w:val="single" w:sz="4" w:space="0" w:color="auto"/>
                  </w:tcBorders>
                  <w:shd w:val="clear" w:color="000000" w:fill="FFFFFF"/>
                  <w:noWrap/>
                  <w:vAlign w:val="center"/>
                </w:tcPr>
                <w:p w14:paraId="383EEC50" w14:textId="77777777" w:rsidR="00C276EC" w:rsidRPr="00067851" w:rsidRDefault="00C276EC" w:rsidP="000D6468">
                  <w:pPr>
                    <w:spacing w:after="0" w:line="240" w:lineRule="auto"/>
                    <w:jc w:val="center"/>
                    <w:rPr>
                      <w:rFonts w:eastAsia="Times New Roman" w:cs="Times New Roman"/>
                      <w:b/>
                      <w:bCs/>
                      <w:color w:val="000000"/>
                      <w:sz w:val="10"/>
                      <w:lang w:eastAsia="pt-BR"/>
                    </w:rPr>
                  </w:pPr>
                </w:p>
              </w:tc>
              <w:tc>
                <w:tcPr>
                  <w:tcW w:w="613" w:type="dxa"/>
                  <w:tcBorders>
                    <w:top w:val="single" w:sz="4" w:space="0" w:color="auto"/>
                    <w:left w:val="nil"/>
                    <w:bottom w:val="single" w:sz="4" w:space="0" w:color="auto"/>
                    <w:right w:val="single" w:sz="4" w:space="0" w:color="auto"/>
                  </w:tcBorders>
                  <w:shd w:val="clear" w:color="000000" w:fill="FFFFFF"/>
                  <w:noWrap/>
                  <w:vAlign w:val="center"/>
                  <w:hideMark/>
                </w:tcPr>
                <w:p w14:paraId="60FC8676" w14:textId="77777777" w:rsidR="00C276EC" w:rsidRPr="00067851" w:rsidRDefault="00C276EC" w:rsidP="000D6468">
                  <w:pPr>
                    <w:spacing w:after="0" w:line="240" w:lineRule="auto"/>
                    <w:jc w:val="center"/>
                    <w:rPr>
                      <w:rFonts w:eastAsia="Times New Roman" w:cs="Times New Roman"/>
                      <w:b/>
                      <w:bCs/>
                      <w:color w:val="000000"/>
                      <w:sz w:val="10"/>
                      <w:lang w:eastAsia="pt-BR"/>
                    </w:rPr>
                  </w:pPr>
                  <w:r w:rsidRPr="00067851">
                    <w:rPr>
                      <w:rFonts w:eastAsia="Times New Roman" w:cs="Times New Roman"/>
                      <w:b/>
                      <w:bCs/>
                      <w:color w:val="000000"/>
                      <w:sz w:val="10"/>
                      <w:lang w:eastAsia="pt-BR"/>
                    </w:rPr>
                    <w:t>O que será feito? (what)</w:t>
                  </w:r>
                </w:p>
              </w:tc>
              <w:tc>
                <w:tcPr>
                  <w:tcW w:w="918" w:type="dxa"/>
                  <w:tcBorders>
                    <w:top w:val="single" w:sz="4" w:space="0" w:color="auto"/>
                    <w:left w:val="nil"/>
                    <w:bottom w:val="single" w:sz="4" w:space="0" w:color="auto"/>
                    <w:right w:val="single" w:sz="4" w:space="0" w:color="auto"/>
                  </w:tcBorders>
                  <w:shd w:val="clear" w:color="000000" w:fill="FFFFFF"/>
                  <w:noWrap/>
                  <w:vAlign w:val="center"/>
                  <w:hideMark/>
                </w:tcPr>
                <w:p w14:paraId="52BF4F0F" w14:textId="77777777" w:rsidR="00C276EC" w:rsidRPr="00067851" w:rsidRDefault="00C276EC" w:rsidP="000D6468">
                  <w:pPr>
                    <w:spacing w:after="0" w:line="240" w:lineRule="auto"/>
                    <w:jc w:val="center"/>
                    <w:rPr>
                      <w:rFonts w:eastAsia="Times New Roman" w:cs="Times New Roman"/>
                      <w:b/>
                      <w:bCs/>
                      <w:color w:val="000000"/>
                      <w:sz w:val="10"/>
                      <w:lang w:eastAsia="pt-BR"/>
                    </w:rPr>
                  </w:pPr>
                  <w:r w:rsidRPr="00067851">
                    <w:rPr>
                      <w:rFonts w:eastAsia="Times New Roman" w:cs="Times New Roman"/>
                      <w:b/>
                      <w:bCs/>
                      <w:color w:val="000000"/>
                      <w:sz w:val="10"/>
                      <w:lang w:eastAsia="pt-BR"/>
                    </w:rPr>
                    <w:t>justifique (why)</w:t>
                  </w:r>
                </w:p>
              </w:tc>
              <w:tc>
                <w:tcPr>
                  <w:tcW w:w="721" w:type="dxa"/>
                  <w:tcBorders>
                    <w:top w:val="single" w:sz="4" w:space="0" w:color="auto"/>
                    <w:left w:val="nil"/>
                    <w:bottom w:val="single" w:sz="4" w:space="0" w:color="auto"/>
                    <w:right w:val="single" w:sz="4" w:space="0" w:color="auto"/>
                  </w:tcBorders>
                  <w:shd w:val="clear" w:color="000000" w:fill="FFFFFF"/>
                  <w:noWrap/>
                  <w:vAlign w:val="center"/>
                  <w:hideMark/>
                </w:tcPr>
                <w:p w14:paraId="1048C566" w14:textId="77777777" w:rsidR="00C276EC" w:rsidRPr="00067851" w:rsidRDefault="00C276EC" w:rsidP="000D6468">
                  <w:pPr>
                    <w:spacing w:after="0" w:line="240" w:lineRule="auto"/>
                    <w:jc w:val="center"/>
                    <w:rPr>
                      <w:rFonts w:eastAsia="Times New Roman" w:cs="Times New Roman"/>
                      <w:b/>
                      <w:bCs/>
                      <w:color w:val="000000"/>
                      <w:sz w:val="10"/>
                      <w:lang w:eastAsia="pt-BR"/>
                    </w:rPr>
                  </w:pPr>
                  <w:r w:rsidRPr="00067851">
                    <w:rPr>
                      <w:rFonts w:eastAsia="Times New Roman" w:cs="Times New Roman"/>
                      <w:b/>
                      <w:bCs/>
                      <w:color w:val="000000"/>
                      <w:sz w:val="10"/>
                      <w:lang w:eastAsia="pt-BR"/>
                    </w:rPr>
                    <w:t>Quem? Responsável (Who)</w:t>
                  </w:r>
                </w:p>
              </w:tc>
              <w:tc>
                <w:tcPr>
                  <w:tcW w:w="715" w:type="dxa"/>
                  <w:tcBorders>
                    <w:top w:val="single" w:sz="4" w:space="0" w:color="auto"/>
                    <w:left w:val="nil"/>
                    <w:bottom w:val="single" w:sz="4" w:space="0" w:color="auto"/>
                    <w:right w:val="single" w:sz="4" w:space="0" w:color="auto"/>
                  </w:tcBorders>
                  <w:shd w:val="clear" w:color="000000" w:fill="FFFFFF"/>
                  <w:noWrap/>
                  <w:vAlign w:val="center"/>
                  <w:hideMark/>
                </w:tcPr>
                <w:p w14:paraId="52C99074" w14:textId="77777777" w:rsidR="00C276EC" w:rsidRPr="00067851" w:rsidRDefault="00C276EC" w:rsidP="000D6468">
                  <w:pPr>
                    <w:spacing w:after="0" w:line="240" w:lineRule="auto"/>
                    <w:jc w:val="center"/>
                    <w:rPr>
                      <w:rFonts w:eastAsia="Times New Roman" w:cs="Times New Roman"/>
                      <w:b/>
                      <w:bCs/>
                      <w:color w:val="000000"/>
                      <w:sz w:val="10"/>
                      <w:lang w:eastAsia="pt-BR"/>
                    </w:rPr>
                  </w:pPr>
                  <w:r w:rsidRPr="00067851">
                    <w:rPr>
                      <w:rFonts w:eastAsia="Times New Roman" w:cs="Times New Roman"/>
                      <w:b/>
                      <w:bCs/>
                      <w:color w:val="000000"/>
                      <w:sz w:val="10"/>
                      <w:lang w:eastAsia="pt-BR"/>
                    </w:rPr>
                    <w:t>Início</w:t>
                  </w:r>
                </w:p>
              </w:tc>
              <w:tc>
                <w:tcPr>
                  <w:tcW w:w="776" w:type="dxa"/>
                  <w:tcBorders>
                    <w:top w:val="single" w:sz="4" w:space="0" w:color="auto"/>
                    <w:left w:val="nil"/>
                    <w:bottom w:val="single" w:sz="4" w:space="0" w:color="auto"/>
                    <w:right w:val="single" w:sz="4" w:space="0" w:color="auto"/>
                  </w:tcBorders>
                  <w:shd w:val="clear" w:color="000000" w:fill="FFFFFF"/>
                  <w:noWrap/>
                  <w:vAlign w:val="center"/>
                  <w:hideMark/>
                </w:tcPr>
                <w:p w14:paraId="19B78709" w14:textId="77777777" w:rsidR="00C276EC" w:rsidRPr="00067851" w:rsidRDefault="00C276EC" w:rsidP="000D6468">
                  <w:pPr>
                    <w:spacing w:after="0" w:line="240" w:lineRule="auto"/>
                    <w:jc w:val="center"/>
                    <w:rPr>
                      <w:rFonts w:eastAsia="Times New Roman" w:cs="Times New Roman"/>
                      <w:b/>
                      <w:bCs/>
                      <w:color w:val="000000"/>
                      <w:sz w:val="10"/>
                      <w:lang w:eastAsia="pt-BR"/>
                    </w:rPr>
                  </w:pPr>
                  <w:r w:rsidRPr="00067851">
                    <w:rPr>
                      <w:rFonts w:eastAsia="Times New Roman" w:cs="Times New Roman"/>
                      <w:b/>
                      <w:bCs/>
                      <w:color w:val="000000"/>
                      <w:sz w:val="10"/>
                      <w:lang w:eastAsia="pt-BR"/>
                    </w:rPr>
                    <w:t>Fim</w:t>
                  </w:r>
                </w:p>
              </w:tc>
              <w:tc>
                <w:tcPr>
                  <w:tcW w:w="925" w:type="dxa"/>
                  <w:tcBorders>
                    <w:top w:val="single" w:sz="4" w:space="0" w:color="auto"/>
                    <w:left w:val="nil"/>
                    <w:bottom w:val="single" w:sz="4" w:space="0" w:color="auto"/>
                    <w:right w:val="single" w:sz="4" w:space="0" w:color="auto"/>
                  </w:tcBorders>
                  <w:shd w:val="clear" w:color="000000" w:fill="FFFFFF"/>
                  <w:noWrap/>
                  <w:vAlign w:val="center"/>
                  <w:hideMark/>
                </w:tcPr>
                <w:p w14:paraId="30C43664" w14:textId="77777777" w:rsidR="00C276EC" w:rsidRPr="00067851" w:rsidRDefault="00C276EC" w:rsidP="000D6468">
                  <w:pPr>
                    <w:spacing w:after="0" w:line="240" w:lineRule="auto"/>
                    <w:jc w:val="center"/>
                    <w:rPr>
                      <w:rFonts w:eastAsia="Times New Roman" w:cs="Times New Roman"/>
                      <w:b/>
                      <w:bCs/>
                      <w:color w:val="000000"/>
                      <w:sz w:val="10"/>
                      <w:lang w:eastAsia="pt-BR"/>
                    </w:rPr>
                  </w:pPr>
                  <w:r w:rsidRPr="00067851">
                    <w:rPr>
                      <w:rFonts w:eastAsia="Times New Roman" w:cs="Times New Roman"/>
                      <w:b/>
                      <w:bCs/>
                      <w:color w:val="000000"/>
                      <w:sz w:val="10"/>
                      <w:lang w:eastAsia="pt-BR"/>
                    </w:rPr>
                    <w:t>Onde? Local (where)</w:t>
                  </w:r>
                </w:p>
              </w:tc>
              <w:tc>
                <w:tcPr>
                  <w:tcW w:w="936" w:type="dxa"/>
                  <w:tcBorders>
                    <w:top w:val="single" w:sz="4" w:space="0" w:color="auto"/>
                    <w:left w:val="nil"/>
                    <w:bottom w:val="single" w:sz="4" w:space="0" w:color="auto"/>
                    <w:right w:val="single" w:sz="4" w:space="0" w:color="auto"/>
                  </w:tcBorders>
                  <w:shd w:val="clear" w:color="000000" w:fill="FFFFFF"/>
                  <w:noWrap/>
                  <w:vAlign w:val="center"/>
                  <w:hideMark/>
                </w:tcPr>
                <w:p w14:paraId="72677729" w14:textId="77777777" w:rsidR="00C276EC" w:rsidRPr="00067851" w:rsidRDefault="00C276EC" w:rsidP="000D6468">
                  <w:pPr>
                    <w:spacing w:after="0" w:line="240" w:lineRule="auto"/>
                    <w:jc w:val="center"/>
                    <w:rPr>
                      <w:rFonts w:eastAsia="Times New Roman" w:cs="Times New Roman"/>
                      <w:b/>
                      <w:bCs/>
                      <w:color w:val="000000"/>
                      <w:sz w:val="10"/>
                      <w:lang w:eastAsia="pt-BR"/>
                    </w:rPr>
                  </w:pPr>
                  <w:r w:rsidRPr="00067851">
                    <w:rPr>
                      <w:rFonts w:eastAsia="Times New Roman" w:cs="Times New Roman"/>
                      <w:b/>
                      <w:bCs/>
                      <w:color w:val="000000"/>
                      <w:sz w:val="10"/>
                      <w:lang w:eastAsia="pt-BR"/>
                    </w:rPr>
                    <w:t>Como será feito? (How)</w:t>
                  </w:r>
                </w:p>
              </w:tc>
              <w:tc>
                <w:tcPr>
                  <w:tcW w:w="543" w:type="dxa"/>
                  <w:tcBorders>
                    <w:top w:val="single" w:sz="4" w:space="0" w:color="auto"/>
                    <w:left w:val="nil"/>
                    <w:bottom w:val="single" w:sz="4" w:space="0" w:color="auto"/>
                    <w:right w:val="single" w:sz="4" w:space="0" w:color="auto"/>
                  </w:tcBorders>
                  <w:shd w:val="clear" w:color="000000" w:fill="FFFFFF"/>
                  <w:noWrap/>
                  <w:vAlign w:val="center"/>
                  <w:hideMark/>
                </w:tcPr>
                <w:p w14:paraId="06536220" w14:textId="77777777" w:rsidR="00C276EC" w:rsidRPr="00067851" w:rsidRDefault="00C276EC" w:rsidP="000D6468">
                  <w:pPr>
                    <w:spacing w:after="0" w:line="240" w:lineRule="auto"/>
                    <w:jc w:val="center"/>
                    <w:rPr>
                      <w:rFonts w:eastAsia="Times New Roman" w:cs="Times New Roman"/>
                      <w:b/>
                      <w:bCs/>
                      <w:color w:val="000000"/>
                      <w:sz w:val="10"/>
                      <w:lang w:eastAsia="pt-BR"/>
                    </w:rPr>
                  </w:pPr>
                  <w:r w:rsidRPr="00067851">
                    <w:rPr>
                      <w:rFonts w:eastAsia="Times New Roman" w:cs="Times New Roman"/>
                      <w:b/>
                      <w:bCs/>
                      <w:color w:val="000000"/>
                      <w:sz w:val="10"/>
                      <w:lang w:eastAsia="pt-BR"/>
                    </w:rPr>
                    <w:t>Quanto? R$ (How much)</w:t>
                  </w:r>
                </w:p>
              </w:tc>
              <w:tc>
                <w:tcPr>
                  <w:tcW w:w="692" w:type="dxa"/>
                  <w:tcBorders>
                    <w:top w:val="single" w:sz="4" w:space="0" w:color="auto"/>
                    <w:left w:val="nil"/>
                    <w:bottom w:val="single" w:sz="4" w:space="0" w:color="auto"/>
                    <w:right w:val="single" w:sz="4" w:space="0" w:color="auto"/>
                  </w:tcBorders>
                  <w:shd w:val="clear" w:color="000000" w:fill="FFFFFF"/>
                  <w:noWrap/>
                  <w:vAlign w:val="center"/>
                  <w:hideMark/>
                </w:tcPr>
                <w:p w14:paraId="47E80D43" w14:textId="77777777" w:rsidR="00C276EC" w:rsidRPr="00067851" w:rsidRDefault="00C276EC" w:rsidP="000D6468">
                  <w:pPr>
                    <w:spacing w:after="0" w:line="240" w:lineRule="auto"/>
                    <w:jc w:val="center"/>
                    <w:rPr>
                      <w:rFonts w:eastAsia="Times New Roman" w:cs="Times New Roman"/>
                      <w:b/>
                      <w:bCs/>
                      <w:color w:val="000000"/>
                      <w:sz w:val="10"/>
                      <w:lang w:eastAsia="pt-BR"/>
                    </w:rPr>
                  </w:pPr>
                  <w:r w:rsidRPr="00067851">
                    <w:rPr>
                      <w:rFonts w:eastAsia="Times New Roman" w:cs="Times New Roman"/>
                      <w:b/>
                      <w:bCs/>
                      <w:color w:val="000000"/>
                      <w:sz w:val="10"/>
                      <w:lang w:eastAsia="pt-BR"/>
                    </w:rPr>
                    <w:t>STATUS</w:t>
                  </w:r>
                </w:p>
              </w:tc>
            </w:tr>
            <w:tr w:rsidR="00C276EC" w:rsidRPr="00067851" w14:paraId="426EE187" w14:textId="77777777" w:rsidTr="00C276EC">
              <w:trPr>
                <w:trHeight w:val="300"/>
              </w:trPr>
              <w:tc>
                <w:tcPr>
                  <w:tcW w:w="1159" w:type="dxa"/>
                  <w:tcBorders>
                    <w:top w:val="nil"/>
                    <w:left w:val="single" w:sz="4" w:space="0" w:color="auto"/>
                    <w:bottom w:val="single" w:sz="4" w:space="0" w:color="auto"/>
                    <w:right w:val="single" w:sz="4" w:space="0" w:color="auto"/>
                  </w:tcBorders>
                  <w:shd w:val="clear" w:color="000000" w:fill="FFFFFF"/>
                  <w:vAlign w:val="center"/>
                  <w:hideMark/>
                </w:tcPr>
                <w:p w14:paraId="52891990" w14:textId="77777777" w:rsidR="00C276EC" w:rsidRPr="00067851" w:rsidRDefault="00C276EC" w:rsidP="00C276EC">
                  <w:pPr>
                    <w:pStyle w:val="PargrafodaLista"/>
                    <w:numPr>
                      <w:ilvl w:val="0"/>
                      <w:numId w:val="36"/>
                    </w:numPr>
                    <w:jc w:val="center"/>
                    <w:rPr>
                      <w:rFonts w:ascii="Arial" w:hAnsi="Arial" w:cs="Arial"/>
                      <w:color w:val="000000"/>
                      <w:sz w:val="10"/>
                    </w:rPr>
                  </w:pPr>
                  <w:r w:rsidRPr="00067851">
                    <w:rPr>
                      <w:rFonts w:ascii="Arial" w:hAnsi="Arial" w:cs="Arial"/>
                      <w:sz w:val="10"/>
                    </w:rPr>
                    <w:t>Ex. Concorrente ampliando mercado pelo fato de realizar entregas.</w:t>
                  </w:r>
                </w:p>
              </w:tc>
              <w:tc>
                <w:tcPr>
                  <w:tcW w:w="613" w:type="dxa"/>
                  <w:tcBorders>
                    <w:top w:val="nil"/>
                    <w:left w:val="nil"/>
                    <w:bottom w:val="single" w:sz="4" w:space="0" w:color="auto"/>
                    <w:right w:val="single" w:sz="4" w:space="0" w:color="auto"/>
                  </w:tcBorders>
                  <w:shd w:val="clear" w:color="000000" w:fill="FFFFFF"/>
                  <w:noWrap/>
                  <w:vAlign w:val="center"/>
                  <w:hideMark/>
                </w:tcPr>
                <w:p w14:paraId="70A68911" w14:textId="77777777" w:rsidR="00C276EC" w:rsidRPr="00067851" w:rsidRDefault="00C276EC" w:rsidP="000D6468">
                  <w:pPr>
                    <w:spacing w:after="0" w:line="240" w:lineRule="auto"/>
                    <w:jc w:val="center"/>
                    <w:rPr>
                      <w:rFonts w:ascii="Arial" w:eastAsia="Times New Roman" w:hAnsi="Arial" w:cs="Arial"/>
                      <w:color w:val="000000"/>
                      <w:sz w:val="10"/>
                      <w:lang w:eastAsia="pt-BR"/>
                    </w:rPr>
                  </w:pPr>
                  <w:r w:rsidRPr="00067851">
                    <w:rPr>
                      <w:rFonts w:ascii="Arial" w:hAnsi="Arial" w:cs="Arial"/>
                      <w:sz w:val="10"/>
                      <w:szCs w:val="20"/>
                    </w:rPr>
                    <w:t>Juntar R$ 50 mil para aquisição de veículo utilitário zero km (cor branca) para entregas, em até 1 ano,  sendo R$ 4,2 mil por mês (50% do lucro da empresa)</w:t>
                  </w:r>
                </w:p>
              </w:tc>
              <w:tc>
                <w:tcPr>
                  <w:tcW w:w="448" w:type="dxa"/>
                  <w:tcBorders>
                    <w:top w:val="nil"/>
                    <w:left w:val="nil"/>
                    <w:bottom w:val="single" w:sz="4" w:space="0" w:color="auto"/>
                    <w:right w:val="single" w:sz="4" w:space="0" w:color="auto"/>
                  </w:tcBorders>
                  <w:shd w:val="clear" w:color="000000" w:fill="FFFFFF"/>
                  <w:vAlign w:val="center"/>
                  <w:hideMark/>
                </w:tcPr>
                <w:p w14:paraId="3FE556A0" w14:textId="77777777" w:rsidR="00C276EC" w:rsidRPr="00067851" w:rsidRDefault="00C276EC" w:rsidP="000D6468">
                  <w:pPr>
                    <w:spacing w:after="0" w:line="240" w:lineRule="auto"/>
                    <w:ind w:firstLineChars="200" w:firstLine="200"/>
                    <w:jc w:val="center"/>
                    <w:rPr>
                      <w:rFonts w:ascii="Arial" w:eastAsia="Times New Roman" w:hAnsi="Arial" w:cs="Arial"/>
                      <w:color w:val="000000"/>
                      <w:sz w:val="10"/>
                      <w:lang w:eastAsia="pt-BR"/>
                    </w:rPr>
                  </w:pPr>
                </w:p>
              </w:tc>
              <w:tc>
                <w:tcPr>
                  <w:tcW w:w="613" w:type="dxa"/>
                  <w:tcBorders>
                    <w:top w:val="nil"/>
                    <w:left w:val="nil"/>
                    <w:bottom w:val="single" w:sz="4" w:space="0" w:color="auto"/>
                    <w:right w:val="single" w:sz="4" w:space="0" w:color="auto"/>
                  </w:tcBorders>
                  <w:shd w:val="clear" w:color="000000" w:fill="FFFFFF"/>
                  <w:vAlign w:val="center"/>
                  <w:hideMark/>
                </w:tcPr>
                <w:p w14:paraId="5C38FEEE" w14:textId="77777777" w:rsidR="00C276EC" w:rsidRPr="00067851" w:rsidRDefault="00C276EC" w:rsidP="000D6468">
                  <w:pPr>
                    <w:spacing w:after="0" w:line="240" w:lineRule="auto"/>
                    <w:jc w:val="center"/>
                    <w:rPr>
                      <w:rFonts w:ascii="Arial" w:eastAsia="Times New Roman" w:hAnsi="Arial" w:cs="Arial"/>
                      <w:color w:val="000000"/>
                      <w:sz w:val="10"/>
                      <w:lang w:eastAsia="pt-BR"/>
                    </w:rPr>
                  </w:pPr>
                  <w:r w:rsidRPr="00067851">
                    <w:rPr>
                      <w:rFonts w:ascii="Arial" w:hAnsi="Arial" w:cs="Arial"/>
                      <w:sz w:val="10"/>
                      <w:szCs w:val="20"/>
                    </w:rPr>
                    <w:t>aquisição de veículo utilitário zero km (cor branca</w:t>
                  </w:r>
                  <w:r w:rsidRPr="00067851">
                    <w:rPr>
                      <w:rFonts w:ascii="Arial" w:eastAsia="Times New Roman" w:hAnsi="Arial" w:cs="Arial"/>
                      <w:color w:val="000000"/>
                      <w:sz w:val="10"/>
                      <w:lang w:eastAsia="pt-BR"/>
                    </w:rPr>
                    <w:t>)</w:t>
                  </w:r>
                </w:p>
              </w:tc>
              <w:tc>
                <w:tcPr>
                  <w:tcW w:w="918" w:type="dxa"/>
                  <w:tcBorders>
                    <w:top w:val="nil"/>
                    <w:left w:val="nil"/>
                    <w:bottom w:val="single" w:sz="4" w:space="0" w:color="auto"/>
                    <w:right w:val="single" w:sz="4" w:space="0" w:color="auto"/>
                  </w:tcBorders>
                  <w:shd w:val="clear" w:color="000000" w:fill="FFFFFF"/>
                  <w:vAlign w:val="center"/>
                  <w:hideMark/>
                </w:tcPr>
                <w:p w14:paraId="1198E341" w14:textId="77777777" w:rsidR="00C276EC" w:rsidRPr="00067851" w:rsidRDefault="00C276EC" w:rsidP="000D6468">
                  <w:pPr>
                    <w:spacing w:after="0" w:line="240" w:lineRule="auto"/>
                    <w:jc w:val="center"/>
                    <w:rPr>
                      <w:rFonts w:ascii="Arial" w:eastAsia="Times New Roman" w:hAnsi="Arial" w:cs="Arial"/>
                      <w:color w:val="000000"/>
                      <w:sz w:val="10"/>
                      <w:lang w:eastAsia="pt-BR"/>
                    </w:rPr>
                  </w:pPr>
                  <w:r w:rsidRPr="00067851">
                    <w:rPr>
                      <w:rFonts w:ascii="Arial" w:eastAsia="Times New Roman" w:hAnsi="Arial" w:cs="Arial"/>
                      <w:color w:val="000000"/>
                      <w:sz w:val="10"/>
                      <w:lang w:eastAsia="pt-BR"/>
                    </w:rPr>
                    <w:t>Ampliar a competitividade incluindo o serviço de entrega.</w:t>
                  </w:r>
                </w:p>
              </w:tc>
              <w:tc>
                <w:tcPr>
                  <w:tcW w:w="721" w:type="dxa"/>
                  <w:tcBorders>
                    <w:top w:val="nil"/>
                    <w:left w:val="nil"/>
                    <w:bottom w:val="single" w:sz="4" w:space="0" w:color="auto"/>
                    <w:right w:val="single" w:sz="4" w:space="0" w:color="auto"/>
                  </w:tcBorders>
                  <w:shd w:val="clear" w:color="000000" w:fill="FFFFFF"/>
                  <w:vAlign w:val="center"/>
                  <w:hideMark/>
                </w:tcPr>
                <w:p w14:paraId="3152F295" w14:textId="77777777" w:rsidR="00C276EC" w:rsidRPr="00067851" w:rsidRDefault="00C276EC" w:rsidP="000D6468">
                  <w:pPr>
                    <w:spacing w:after="0" w:line="240" w:lineRule="auto"/>
                    <w:jc w:val="center"/>
                    <w:rPr>
                      <w:rFonts w:ascii="Arial" w:eastAsia="Times New Roman" w:hAnsi="Arial" w:cs="Arial"/>
                      <w:color w:val="000000"/>
                      <w:sz w:val="10"/>
                      <w:lang w:eastAsia="pt-BR"/>
                    </w:rPr>
                  </w:pPr>
                  <w:r w:rsidRPr="00067851">
                    <w:rPr>
                      <w:rFonts w:ascii="Arial" w:eastAsia="Times New Roman" w:hAnsi="Arial" w:cs="Arial"/>
                      <w:color w:val="000000"/>
                      <w:sz w:val="10"/>
                      <w:lang w:eastAsia="pt-BR"/>
                    </w:rPr>
                    <w:t>Setor de Compras (Sr. Antônio)</w:t>
                  </w:r>
                </w:p>
              </w:tc>
              <w:tc>
                <w:tcPr>
                  <w:tcW w:w="715" w:type="dxa"/>
                  <w:tcBorders>
                    <w:top w:val="nil"/>
                    <w:left w:val="nil"/>
                    <w:bottom w:val="single" w:sz="4" w:space="0" w:color="auto"/>
                    <w:right w:val="single" w:sz="4" w:space="0" w:color="auto"/>
                  </w:tcBorders>
                  <w:shd w:val="clear" w:color="000000" w:fill="FFFFFF"/>
                  <w:vAlign w:val="center"/>
                  <w:hideMark/>
                </w:tcPr>
                <w:p w14:paraId="5630F9EC" w14:textId="77777777" w:rsidR="00C276EC" w:rsidRPr="00067851" w:rsidRDefault="00C276EC" w:rsidP="000D6468">
                  <w:pPr>
                    <w:spacing w:after="0" w:line="240" w:lineRule="auto"/>
                    <w:jc w:val="center"/>
                    <w:rPr>
                      <w:rFonts w:ascii="Arial" w:eastAsia="Times New Roman" w:hAnsi="Arial" w:cs="Arial"/>
                      <w:color w:val="000000"/>
                      <w:sz w:val="10"/>
                      <w:lang w:eastAsia="pt-BR"/>
                    </w:rPr>
                  </w:pPr>
                  <w:r w:rsidRPr="00067851">
                    <w:rPr>
                      <w:rFonts w:ascii="Arial" w:eastAsia="Times New Roman" w:hAnsi="Arial" w:cs="Arial"/>
                      <w:color w:val="000000"/>
                      <w:sz w:val="10"/>
                      <w:lang w:eastAsia="pt-BR"/>
                    </w:rPr>
                    <w:t>20/11/2020</w:t>
                  </w:r>
                </w:p>
              </w:tc>
              <w:tc>
                <w:tcPr>
                  <w:tcW w:w="776" w:type="dxa"/>
                  <w:tcBorders>
                    <w:top w:val="nil"/>
                    <w:left w:val="nil"/>
                    <w:bottom w:val="single" w:sz="4" w:space="0" w:color="auto"/>
                    <w:right w:val="single" w:sz="4" w:space="0" w:color="auto"/>
                  </w:tcBorders>
                  <w:shd w:val="clear" w:color="000000" w:fill="FFFFFF"/>
                  <w:vAlign w:val="center"/>
                  <w:hideMark/>
                </w:tcPr>
                <w:p w14:paraId="2FF0AAA0" w14:textId="77777777" w:rsidR="00C276EC" w:rsidRPr="00067851" w:rsidRDefault="00C276EC" w:rsidP="000D6468">
                  <w:pPr>
                    <w:spacing w:after="0" w:line="240" w:lineRule="auto"/>
                    <w:jc w:val="center"/>
                    <w:rPr>
                      <w:rFonts w:ascii="Arial" w:eastAsia="Times New Roman" w:hAnsi="Arial" w:cs="Arial"/>
                      <w:color w:val="000000"/>
                      <w:sz w:val="10"/>
                      <w:lang w:eastAsia="pt-BR"/>
                    </w:rPr>
                  </w:pPr>
                  <w:r w:rsidRPr="00067851">
                    <w:rPr>
                      <w:rFonts w:ascii="Arial" w:eastAsia="Times New Roman" w:hAnsi="Arial" w:cs="Arial"/>
                      <w:color w:val="000000"/>
                      <w:sz w:val="10"/>
                      <w:lang w:eastAsia="pt-BR"/>
                    </w:rPr>
                    <w:t>20/11/2021</w:t>
                  </w:r>
                </w:p>
              </w:tc>
              <w:tc>
                <w:tcPr>
                  <w:tcW w:w="925" w:type="dxa"/>
                  <w:tcBorders>
                    <w:top w:val="nil"/>
                    <w:left w:val="nil"/>
                    <w:bottom w:val="single" w:sz="4" w:space="0" w:color="auto"/>
                    <w:right w:val="single" w:sz="4" w:space="0" w:color="auto"/>
                  </w:tcBorders>
                  <w:shd w:val="clear" w:color="000000" w:fill="FFFFFF"/>
                  <w:vAlign w:val="center"/>
                  <w:hideMark/>
                </w:tcPr>
                <w:p w14:paraId="3ECE9870" w14:textId="77777777" w:rsidR="00C276EC" w:rsidRPr="00067851" w:rsidRDefault="00C276EC" w:rsidP="000D6468">
                  <w:pPr>
                    <w:spacing w:after="0" w:line="240" w:lineRule="auto"/>
                    <w:jc w:val="center"/>
                    <w:rPr>
                      <w:rFonts w:ascii="Arial" w:eastAsia="Times New Roman" w:hAnsi="Arial" w:cs="Arial"/>
                      <w:color w:val="000000"/>
                      <w:sz w:val="10"/>
                      <w:lang w:eastAsia="pt-BR"/>
                    </w:rPr>
                  </w:pPr>
                  <w:r w:rsidRPr="00067851">
                    <w:rPr>
                      <w:rFonts w:ascii="Arial" w:eastAsia="Times New Roman" w:hAnsi="Arial" w:cs="Arial"/>
                      <w:color w:val="000000"/>
                      <w:sz w:val="10"/>
                      <w:lang w:eastAsia="pt-BR"/>
                    </w:rPr>
                    <w:t>Concessionária Paulista (SP)</w:t>
                  </w:r>
                </w:p>
              </w:tc>
              <w:tc>
                <w:tcPr>
                  <w:tcW w:w="936" w:type="dxa"/>
                  <w:tcBorders>
                    <w:top w:val="nil"/>
                    <w:left w:val="nil"/>
                    <w:bottom w:val="single" w:sz="4" w:space="0" w:color="auto"/>
                    <w:right w:val="single" w:sz="4" w:space="0" w:color="auto"/>
                  </w:tcBorders>
                  <w:shd w:val="clear" w:color="000000" w:fill="FFFFFF"/>
                  <w:vAlign w:val="center"/>
                  <w:hideMark/>
                </w:tcPr>
                <w:p w14:paraId="16BAD223" w14:textId="77777777" w:rsidR="00C276EC" w:rsidRPr="00067851" w:rsidRDefault="00C276EC" w:rsidP="000D6468">
                  <w:pPr>
                    <w:spacing w:after="0" w:line="240" w:lineRule="auto"/>
                    <w:jc w:val="center"/>
                    <w:rPr>
                      <w:rFonts w:ascii="Arial" w:eastAsia="Times New Roman" w:hAnsi="Arial" w:cs="Arial"/>
                      <w:color w:val="000000"/>
                      <w:sz w:val="10"/>
                      <w:lang w:eastAsia="pt-BR"/>
                    </w:rPr>
                  </w:pPr>
                  <w:r w:rsidRPr="00067851">
                    <w:rPr>
                      <w:rFonts w:ascii="Arial" w:eastAsia="Times New Roman" w:hAnsi="Arial" w:cs="Arial"/>
                      <w:color w:val="000000"/>
                      <w:sz w:val="10"/>
                      <w:lang w:eastAsia="pt-BR"/>
                    </w:rPr>
                    <w:t>Avaliação de consumo (km/L) e custo de manutenção. Pagamento à vista</w:t>
                  </w:r>
                </w:p>
              </w:tc>
              <w:tc>
                <w:tcPr>
                  <w:tcW w:w="543" w:type="dxa"/>
                  <w:tcBorders>
                    <w:top w:val="nil"/>
                    <w:left w:val="nil"/>
                    <w:bottom w:val="single" w:sz="4" w:space="0" w:color="auto"/>
                    <w:right w:val="single" w:sz="4" w:space="0" w:color="auto"/>
                  </w:tcBorders>
                  <w:shd w:val="clear" w:color="000000" w:fill="FFFFFF"/>
                  <w:vAlign w:val="center"/>
                  <w:hideMark/>
                </w:tcPr>
                <w:p w14:paraId="181C4D34" w14:textId="77777777" w:rsidR="00C276EC" w:rsidRPr="00067851" w:rsidRDefault="00C276EC" w:rsidP="000D6468">
                  <w:pPr>
                    <w:spacing w:after="0" w:line="240" w:lineRule="auto"/>
                    <w:jc w:val="center"/>
                    <w:rPr>
                      <w:rFonts w:ascii="Arial" w:eastAsia="Times New Roman" w:hAnsi="Arial" w:cs="Arial"/>
                      <w:color w:val="000000"/>
                      <w:sz w:val="10"/>
                      <w:lang w:eastAsia="pt-BR"/>
                    </w:rPr>
                  </w:pPr>
                  <w:r w:rsidRPr="00067851">
                    <w:rPr>
                      <w:rFonts w:ascii="Arial" w:eastAsia="Times New Roman" w:hAnsi="Arial" w:cs="Arial"/>
                      <w:color w:val="000000"/>
                      <w:sz w:val="10"/>
                      <w:lang w:eastAsia="pt-BR"/>
                    </w:rPr>
                    <w:t>R$ 50mil</w:t>
                  </w:r>
                </w:p>
              </w:tc>
              <w:tc>
                <w:tcPr>
                  <w:tcW w:w="692" w:type="dxa"/>
                  <w:tcBorders>
                    <w:top w:val="nil"/>
                    <w:left w:val="nil"/>
                    <w:bottom w:val="single" w:sz="4" w:space="0" w:color="auto"/>
                    <w:right w:val="single" w:sz="4" w:space="0" w:color="auto"/>
                  </w:tcBorders>
                  <w:shd w:val="clear" w:color="000000" w:fill="FFFFFF"/>
                  <w:vAlign w:val="center"/>
                  <w:hideMark/>
                </w:tcPr>
                <w:p w14:paraId="10CA781E" w14:textId="77777777" w:rsidR="00C276EC" w:rsidRPr="00067851" w:rsidRDefault="00C276EC" w:rsidP="000D6468">
                  <w:pPr>
                    <w:spacing w:after="0" w:line="240" w:lineRule="auto"/>
                    <w:jc w:val="center"/>
                    <w:rPr>
                      <w:rFonts w:eastAsia="Times New Roman" w:cs="Times New Roman"/>
                      <w:color w:val="000000"/>
                      <w:sz w:val="10"/>
                      <w:lang w:eastAsia="pt-BR"/>
                    </w:rPr>
                  </w:pPr>
                  <w:r w:rsidRPr="00067851">
                    <w:rPr>
                      <w:rFonts w:eastAsia="Times New Roman" w:cs="Times New Roman"/>
                      <w:color w:val="000000"/>
                      <w:sz w:val="10"/>
                      <w:lang w:eastAsia="pt-BR"/>
                    </w:rPr>
                    <w:t>Em andamento</w:t>
                  </w:r>
                </w:p>
              </w:tc>
            </w:tr>
            <w:tr w:rsidR="00C276EC" w:rsidRPr="00067851" w14:paraId="63281E7D" w14:textId="77777777" w:rsidTr="00C276EC">
              <w:trPr>
                <w:trHeight w:val="300"/>
              </w:trPr>
              <w:tc>
                <w:tcPr>
                  <w:tcW w:w="1159" w:type="dxa"/>
                  <w:tcBorders>
                    <w:top w:val="nil"/>
                    <w:left w:val="single" w:sz="4" w:space="0" w:color="auto"/>
                    <w:bottom w:val="single" w:sz="4" w:space="0" w:color="auto"/>
                    <w:right w:val="single" w:sz="4" w:space="0" w:color="auto"/>
                  </w:tcBorders>
                  <w:shd w:val="clear" w:color="000000" w:fill="FFFFFF"/>
                  <w:vAlign w:val="center"/>
                  <w:hideMark/>
                </w:tcPr>
                <w:p w14:paraId="32CECE96"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2.</w:t>
                  </w:r>
                </w:p>
              </w:tc>
              <w:tc>
                <w:tcPr>
                  <w:tcW w:w="613" w:type="dxa"/>
                  <w:tcBorders>
                    <w:top w:val="nil"/>
                    <w:left w:val="nil"/>
                    <w:bottom w:val="single" w:sz="4" w:space="0" w:color="auto"/>
                    <w:right w:val="single" w:sz="4" w:space="0" w:color="auto"/>
                  </w:tcBorders>
                  <w:shd w:val="clear" w:color="000000" w:fill="FFFFFF"/>
                  <w:noWrap/>
                  <w:vAlign w:val="center"/>
                  <w:hideMark/>
                </w:tcPr>
                <w:p w14:paraId="42D82277"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448" w:type="dxa"/>
                  <w:tcBorders>
                    <w:top w:val="nil"/>
                    <w:left w:val="nil"/>
                    <w:bottom w:val="single" w:sz="4" w:space="0" w:color="auto"/>
                    <w:right w:val="single" w:sz="4" w:space="0" w:color="auto"/>
                  </w:tcBorders>
                  <w:shd w:val="clear" w:color="000000" w:fill="FFFFFF"/>
                  <w:vAlign w:val="center"/>
                  <w:hideMark/>
                </w:tcPr>
                <w:p w14:paraId="78AEFE20"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613" w:type="dxa"/>
                  <w:tcBorders>
                    <w:top w:val="nil"/>
                    <w:left w:val="nil"/>
                    <w:bottom w:val="single" w:sz="4" w:space="0" w:color="auto"/>
                    <w:right w:val="single" w:sz="4" w:space="0" w:color="auto"/>
                  </w:tcBorders>
                  <w:shd w:val="clear" w:color="000000" w:fill="FFFFFF"/>
                  <w:vAlign w:val="center"/>
                  <w:hideMark/>
                </w:tcPr>
                <w:p w14:paraId="6C581C17"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918" w:type="dxa"/>
                  <w:tcBorders>
                    <w:top w:val="nil"/>
                    <w:left w:val="nil"/>
                    <w:bottom w:val="single" w:sz="4" w:space="0" w:color="auto"/>
                    <w:right w:val="single" w:sz="4" w:space="0" w:color="auto"/>
                  </w:tcBorders>
                  <w:shd w:val="clear" w:color="000000" w:fill="FFFFFF"/>
                  <w:vAlign w:val="center"/>
                  <w:hideMark/>
                </w:tcPr>
                <w:p w14:paraId="0B3A91F9"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721" w:type="dxa"/>
                  <w:tcBorders>
                    <w:top w:val="nil"/>
                    <w:left w:val="nil"/>
                    <w:bottom w:val="single" w:sz="4" w:space="0" w:color="auto"/>
                    <w:right w:val="single" w:sz="4" w:space="0" w:color="auto"/>
                  </w:tcBorders>
                  <w:shd w:val="clear" w:color="000000" w:fill="FFFFFF"/>
                  <w:vAlign w:val="center"/>
                  <w:hideMark/>
                </w:tcPr>
                <w:p w14:paraId="60FEBB6C"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715" w:type="dxa"/>
                  <w:tcBorders>
                    <w:top w:val="nil"/>
                    <w:left w:val="nil"/>
                    <w:bottom w:val="single" w:sz="4" w:space="0" w:color="auto"/>
                    <w:right w:val="single" w:sz="4" w:space="0" w:color="auto"/>
                  </w:tcBorders>
                  <w:shd w:val="clear" w:color="000000" w:fill="FFFFFF"/>
                  <w:vAlign w:val="center"/>
                  <w:hideMark/>
                </w:tcPr>
                <w:p w14:paraId="27690064"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776" w:type="dxa"/>
                  <w:tcBorders>
                    <w:top w:val="nil"/>
                    <w:left w:val="nil"/>
                    <w:bottom w:val="single" w:sz="4" w:space="0" w:color="auto"/>
                    <w:right w:val="single" w:sz="4" w:space="0" w:color="auto"/>
                  </w:tcBorders>
                  <w:shd w:val="clear" w:color="000000" w:fill="FFFFFF"/>
                  <w:vAlign w:val="center"/>
                  <w:hideMark/>
                </w:tcPr>
                <w:p w14:paraId="0240D439"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925" w:type="dxa"/>
                  <w:tcBorders>
                    <w:top w:val="nil"/>
                    <w:left w:val="nil"/>
                    <w:bottom w:val="single" w:sz="4" w:space="0" w:color="auto"/>
                    <w:right w:val="single" w:sz="4" w:space="0" w:color="auto"/>
                  </w:tcBorders>
                  <w:shd w:val="clear" w:color="000000" w:fill="FFFFFF"/>
                  <w:vAlign w:val="center"/>
                  <w:hideMark/>
                </w:tcPr>
                <w:p w14:paraId="0C1A44A9"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936" w:type="dxa"/>
                  <w:tcBorders>
                    <w:top w:val="nil"/>
                    <w:left w:val="nil"/>
                    <w:bottom w:val="single" w:sz="4" w:space="0" w:color="auto"/>
                    <w:right w:val="single" w:sz="4" w:space="0" w:color="auto"/>
                  </w:tcBorders>
                  <w:shd w:val="clear" w:color="000000" w:fill="FFFFFF"/>
                  <w:vAlign w:val="center"/>
                  <w:hideMark/>
                </w:tcPr>
                <w:p w14:paraId="66C8B27B"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543" w:type="dxa"/>
                  <w:tcBorders>
                    <w:top w:val="nil"/>
                    <w:left w:val="nil"/>
                    <w:bottom w:val="single" w:sz="4" w:space="0" w:color="auto"/>
                    <w:right w:val="single" w:sz="4" w:space="0" w:color="auto"/>
                  </w:tcBorders>
                  <w:shd w:val="clear" w:color="000000" w:fill="FFFFFF"/>
                  <w:vAlign w:val="center"/>
                  <w:hideMark/>
                </w:tcPr>
                <w:p w14:paraId="3C73F42A"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692" w:type="dxa"/>
                  <w:tcBorders>
                    <w:top w:val="nil"/>
                    <w:left w:val="nil"/>
                    <w:bottom w:val="single" w:sz="4" w:space="0" w:color="auto"/>
                    <w:right w:val="single" w:sz="4" w:space="0" w:color="auto"/>
                  </w:tcBorders>
                  <w:shd w:val="clear" w:color="000000" w:fill="FFFFFF"/>
                  <w:vAlign w:val="center"/>
                  <w:hideMark/>
                </w:tcPr>
                <w:p w14:paraId="476AB17F"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r>
            <w:tr w:rsidR="00C276EC" w:rsidRPr="00067851" w14:paraId="6EB53DB1" w14:textId="77777777" w:rsidTr="00C276EC">
              <w:trPr>
                <w:trHeight w:val="300"/>
              </w:trPr>
              <w:tc>
                <w:tcPr>
                  <w:tcW w:w="1159" w:type="dxa"/>
                  <w:tcBorders>
                    <w:top w:val="nil"/>
                    <w:left w:val="single" w:sz="4" w:space="0" w:color="auto"/>
                    <w:bottom w:val="single" w:sz="4" w:space="0" w:color="auto"/>
                    <w:right w:val="single" w:sz="4" w:space="0" w:color="auto"/>
                  </w:tcBorders>
                  <w:shd w:val="clear" w:color="000000" w:fill="FFFFFF"/>
                  <w:vAlign w:val="center"/>
                  <w:hideMark/>
                </w:tcPr>
                <w:p w14:paraId="15269AF2"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3.</w:t>
                  </w:r>
                </w:p>
              </w:tc>
              <w:tc>
                <w:tcPr>
                  <w:tcW w:w="613" w:type="dxa"/>
                  <w:tcBorders>
                    <w:top w:val="nil"/>
                    <w:left w:val="nil"/>
                    <w:bottom w:val="single" w:sz="4" w:space="0" w:color="auto"/>
                    <w:right w:val="single" w:sz="4" w:space="0" w:color="auto"/>
                  </w:tcBorders>
                  <w:shd w:val="clear" w:color="000000" w:fill="FFFFFF"/>
                  <w:noWrap/>
                  <w:vAlign w:val="center"/>
                  <w:hideMark/>
                </w:tcPr>
                <w:p w14:paraId="05130139"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448" w:type="dxa"/>
                  <w:tcBorders>
                    <w:top w:val="nil"/>
                    <w:left w:val="nil"/>
                    <w:bottom w:val="single" w:sz="4" w:space="0" w:color="auto"/>
                    <w:right w:val="single" w:sz="4" w:space="0" w:color="auto"/>
                  </w:tcBorders>
                  <w:shd w:val="clear" w:color="000000" w:fill="FFFFFF"/>
                  <w:vAlign w:val="center"/>
                  <w:hideMark/>
                </w:tcPr>
                <w:p w14:paraId="452289E0"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613" w:type="dxa"/>
                  <w:tcBorders>
                    <w:top w:val="nil"/>
                    <w:left w:val="nil"/>
                    <w:bottom w:val="single" w:sz="4" w:space="0" w:color="auto"/>
                    <w:right w:val="single" w:sz="4" w:space="0" w:color="auto"/>
                  </w:tcBorders>
                  <w:shd w:val="clear" w:color="000000" w:fill="FFFFFF"/>
                  <w:vAlign w:val="center"/>
                  <w:hideMark/>
                </w:tcPr>
                <w:p w14:paraId="5910299E"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918" w:type="dxa"/>
                  <w:tcBorders>
                    <w:top w:val="nil"/>
                    <w:left w:val="nil"/>
                    <w:bottom w:val="single" w:sz="4" w:space="0" w:color="auto"/>
                    <w:right w:val="single" w:sz="4" w:space="0" w:color="auto"/>
                  </w:tcBorders>
                  <w:shd w:val="clear" w:color="000000" w:fill="FFFFFF"/>
                  <w:vAlign w:val="center"/>
                  <w:hideMark/>
                </w:tcPr>
                <w:p w14:paraId="5C198B08"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721" w:type="dxa"/>
                  <w:tcBorders>
                    <w:top w:val="nil"/>
                    <w:left w:val="nil"/>
                    <w:bottom w:val="single" w:sz="4" w:space="0" w:color="auto"/>
                    <w:right w:val="single" w:sz="4" w:space="0" w:color="auto"/>
                  </w:tcBorders>
                  <w:shd w:val="clear" w:color="000000" w:fill="FFFFFF"/>
                  <w:vAlign w:val="center"/>
                  <w:hideMark/>
                </w:tcPr>
                <w:p w14:paraId="5AF79CAE"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715" w:type="dxa"/>
                  <w:tcBorders>
                    <w:top w:val="nil"/>
                    <w:left w:val="nil"/>
                    <w:bottom w:val="single" w:sz="4" w:space="0" w:color="auto"/>
                    <w:right w:val="single" w:sz="4" w:space="0" w:color="auto"/>
                  </w:tcBorders>
                  <w:shd w:val="clear" w:color="000000" w:fill="FFFFFF"/>
                  <w:vAlign w:val="center"/>
                  <w:hideMark/>
                </w:tcPr>
                <w:p w14:paraId="684292D4"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776" w:type="dxa"/>
                  <w:tcBorders>
                    <w:top w:val="nil"/>
                    <w:left w:val="nil"/>
                    <w:bottom w:val="single" w:sz="4" w:space="0" w:color="auto"/>
                    <w:right w:val="single" w:sz="4" w:space="0" w:color="auto"/>
                  </w:tcBorders>
                  <w:shd w:val="clear" w:color="000000" w:fill="FFFFFF"/>
                  <w:vAlign w:val="center"/>
                  <w:hideMark/>
                </w:tcPr>
                <w:p w14:paraId="5D07C421"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925" w:type="dxa"/>
                  <w:tcBorders>
                    <w:top w:val="nil"/>
                    <w:left w:val="nil"/>
                    <w:bottom w:val="single" w:sz="4" w:space="0" w:color="auto"/>
                    <w:right w:val="single" w:sz="4" w:space="0" w:color="auto"/>
                  </w:tcBorders>
                  <w:shd w:val="clear" w:color="000000" w:fill="FFFFFF"/>
                  <w:vAlign w:val="center"/>
                  <w:hideMark/>
                </w:tcPr>
                <w:p w14:paraId="0DFBFC29"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936" w:type="dxa"/>
                  <w:tcBorders>
                    <w:top w:val="nil"/>
                    <w:left w:val="nil"/>
                    <w:bottom w:val="single" w:sz="4" w:space="0" w:color="auto"/>
                    <w:right w:val="single" w:sz="4" w:space="0" w:color="auto"/>
                  </w:tcBorders>
                  <w:shd w:val="clear" w:color="000000" w:fill="FFFFFF"/>
                  <w:vAlign w:val="center"/>
                  <w:hideMark/>
                </w:tcPr>
                <w:p w14:paraId="17056007"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543" w:type="dxa"/>
                  <w:tcBorders>
                    <w:top w:val="nil"/>
                    <w:left w:val="nil"/>
                    <w:bottom w:val="single" w:sz="4" w:space="0" w:color="auto"/>
                    <w:right w:val="single" w:sz="4" w:space="0" w:color="auto"/>
                  </w:tcBorders>
                  <w:shd w:val="clear" w:color="000000" w:fill="FFFFFF"/>
                  <w:vAlign w:val="center"/>
                  <w:hideMark/>
                </w:tcPr>
                <w:p w14:paraId="4441A9AF"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692" w:type="dxa"/>
                  <w:tcBorders>
                    <w:top w:val="nil"/>
                    <w:left w:val="nil"/>
                    <w:bottom w:val="single" w:sz="4" w:space="0" w:color="auto"/>
                    <w:right w:val="single" w:sz="4" w:space="0" w:color="auto"/>
                  </w:tcBorders>
                  <w:shd w:val="clear" w:color="000000" w:fill="FFFFFF"/>
                  <w:vAlign w:val="center"/>
                  <w:hideMark/>
                </w:tcPr>
                <w:p w14:paraId="261780CF"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r>
            <w:tr w:rsidR="00C276EC" w:rsidRPr="00067851" w14:paraId="60A04639" w14:textId="77777777" w:rsidTr="00C276EC">
              <w:trPr>
                <w:trHeight w:val="300"/>
              </w:trPr>
              <w:tc>
                <w:tcPr>
                  <w:tcW w:w="1159" w:type="dxa"/>
                  <w:tcBorders>
                    <w:top w:val="nil"/>
                    <w:left w:val="single" w:sz="4" w:space="0" w:color="auto"/>
                    <w:bottom w:val="single" w:sz="4" w:space="0" w:color="auto"/>
                    <w:right w:val="single" w:sz="4" w:space="0" w:color="auto"/>
                  </w:tcBorders>
                  <w:shd w:val="clear" w:color="000000" w:fill="FFFFFF"/>
                  <w:vAlign w:val="center"/>
                  <w:hideMark/>
                </w:tcPr>
                <w:p w14:paraId="3A0CADDB"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4.</w:t>
                  </w:r>
                </w:p>
              </w:tc>
              <w:tc>
                <w:tcPr>
                  <w:tcW w:w="613" w:type="dxa"/>
                  <w:tcBorders>
                    <w:top w:val="nil"/>
                    <w:left w:val="nil"/>
                    <w:bottom w:val="single" w:sz="4" w:space="0" w:color="auto"/>
                    <w:right w:val="single" w:sz="4" w:space="0" w:color="auto"/>
                  </w:tcBorders>
                  <w:shd w:val="clear" w:color="000000" w:fill="FFFFFF"/>
                  <w:noWrap/>
                  <w:vAlign w:val="center"/>
                  <w:hideMark/>
                </w:tcPr>
                <w:p w14:paraId="13767C75"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448" w:type="dxa"/>
                  <w:tcBorders>
                    <w:top w:val="nil"/>
                    <w:left w:val="nil"/>
                    <w:bottom w:val="single" w:sz="4" w:space="0" w:color="auto"/>
                    <w:right w:val="single" w:sz="4" w:space="0" w:color="auto"/>
                  </w:tcBorders>
                  <w:shd w:val="clear" w:color="000000" w:fill="FFFFFF"/>
                  <w:vAlign w:val="center"/>
                  <w:hideMark/>
                </w:tcPr>
                <w:p w14:paraId="43915C6F"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613" w:type="dxa"/>
                  <w:tcBorders>
                    <w:top w:val="nil"/>
                    <w:left w:val="nil"/>
                    <w:bottom w:val="single" w:sz="4" w:space="0" w:color="auto"/>
                    <w:right w:val="single" w:sz="4" w:space="0" w:color="auto"/>
                  </w:tcBorders>
                  <w:shd w:val="clear" w:color="000000" w:fill="FFFFFF"/>
                  <w:vAlign w:val="center"/>
                  <w:hideMark/>
                </w:tcPr>
                <w:p w14:paraId="3A93F68D"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918" w:type="dxa"/>
                  <w:tcBorders>
                    <w:top w:val="nil"/>
                    <w:left w:val="nil"/>
                    <w:bottom w:val="single" w:sz="4" w:space="0" w:color="auto"/>
                    <w:right w:val="single" w:sz="4" w:space="0" w:color="auto"/>
                  </w:tcBorders>
                  <w:shd w:val="clear" w:color="000000" w:fill="FFFFFF"/>
                  <w:vAlign w:val="center"/>
                  <w:hideMark/>
                </w:tcPr>
                <w:p w14:paraId="59664C19"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721" w:type="dxa"/>
                  <w:tcBorders>
                    <w:top w:val="nil"/>
                    <w:left w:val="nil"/>
                    <w:bottom w:val="single" w:sz="4" w:space="0" w:color="auto"/>
                    <w:right w:val="single" w:sz="4" w:space="0" w:color="auto"/>
                  </w:tcBorders>
                  <w:shd w:val="clear" w:color="000000" w:fill="FFFFFF"/>
                  <w:vAlign w:val="center"/>
                  <w:hideMark/>
                </w:tcPr>
                <w:p w14:paraId="448242DC"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715" w:type="dxa"/>
                  <w:tcBorders>
                    <w:top w:val="nil"/>
                    <w:left w:val="nil"/>
                    <w:bottom w:val="single" w:sz="4" w:space="0" w:color="auto"/>
                    <w:right w:val="single" w:sz="4" w:space="0" w:color="auto"/>
                  </w:tcBorders>
                  <w:shd w:val="clear" w:color="000000" w:fill="FFFFFF"/>
                  <w:vAlign w:val="center"/>
                  <w:hideMark/>
                </w:tcPr>
                <w:p w14:paraId="544BBB5A"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776" w:type="dxa"/>
                  <w:tcBorders>
                    <w:top w:val="nil"/>
                    <w:left w:val="nil"/>
                    <w:bottom w:val="single" w:sz="4" w:space="0" w:color="auto"/>
                    <w:right w:val="single" w:sz="4" w:space="0" w:color="auto"/>
                  </w:tcBorders>
                  <w:shd w:val="clear" w:color="000000" w:fill="FFFFFF"/>
                  <w:vAlign w:val="center"/>
                  <w:hideMark/>
                </w:tcPr>
                <w:p w14:paraId="785F45D5"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925" w:type="dxa"/>
                  <w:tcBorders>
                    <w:top w:val="nil"/>
                    <w:left w:val="nil"/>
                    <w:bottom w:val="single" w:sz="4" w:space="0" w:color="auto"/>
                    <w:right w:val="single" w:sz="4" w:space="0" w:color="auto"/>
                  </w:tcBorders>
                  <w:shd w:val="clear" w:color="000000" w:fill="FFFFFF"/>
                  <w:vAlign w:val="center"/>
                  <w:hideMark/>
                </w:tcPr>
                <w:p w14:paraId="7A06E9EC"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936" w:type="dxa"/>
                  <w:tcBorders>
                    <w:top w:val="nil"/>
                    <w:left w:val="nil"/>
                    <w:bottom w:val="single" w:sz="4" w:space="0" w:color="auto"/>
                    <w:right w:val="single" w:sz="4" w:space="0" w:color="auto"/>
                  </w:tcBorders>
                  <w:shd w:val="clear" w:color="000000" w:fill="FFFFFF"/>
                  <w:vAlign w:val="center"/>
                  <w:hideMark/>
                </w:tcPr>
                <w:p w14:paraId="7648F200"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543" w:type="dxa"/>
                  <w:tcBorders>
                    <w:top w:val="nil"/>
                    <w:left w:val="nil"/>
                    <w:bottom w:val="single" w:sz="4" w:space="0" w:color="auto"/>
                    <w:right w:val="single" w:sz="4" w:space="0" w:color="auto"/>
                  </w:tcBorders>
                  <w:shd w:val="clear" w:color="000000" w:fill="FFFFFF"/>
                  <w:vAlign w:val="center"/>
                  <w:hideMark/>
                </w:tcPr>
                <w:p w14:paraId="6778E029"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692" w:type="dxa"/>
                  <w:tcBorders>
                    <w:top w:val="nil"/>
                    <w:left w:val="nil"/>
                    <w:bottom w:val="single" w:sz="4" w:space="0" w:color="auto"/>
                    <w:right w:val="single" w:sz="4" w:space="0" w:color="auto"/>
                  </w:tcBorders>
                  <w:shd w:val="clear" w:color="000000" w:fill="FFFFFF"/>
                  <w:vAlign w:val="center"/>
                  <w:hideMark/>
                </w:tcPr>
                <w:p w14:paraId="233C6FF8"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r>
            <w:tr w:rsidR="00C276EC" w:rsidRPr="00067851" w14:paraId="2A0E9400" w14:textId="77777777" w:rsidTr="00C276EC">
              <w:trPr>
                <w:trHeight w:val="300"/>
              </w:trPr>
              <w:tc>
                <w:tcPr>
                  <w:tcW w:w="1159" w:type="dxa"/>
                  <w:tcBorders>
                    <w:top w:val="nil"/>
                    <w:left w:val="single" w:sz="4" w:space="0" w:color="auto"/>
                    <w:bottom w:val="single" w:sz="4" w:space="0" w:color="auto"/>
                    <w:right w:val="single" w:sz="4" w:space="0" w:color="auto"/>
                  </w:tcBorders>
                  <w:shd w:val="clear" w:color="000000" w:fill="FFFFFF"/>
                  <w:vAlign w:val="center"/>
                  <w:hideMark/>
                </w:tcPr>
                <w:p w14:paraId="7FB2DD55"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5.</w:t>
                  </w:r>
                </w:p>
              </w:tc>
              <w:tc>
                <w:tcPr>
                  <w:tcW w:w="613" w:type="dxa"/>
                  <w:tcBorders>
                    <w:top w:val="nil"/>
                    <w:left w:val="nil"/>
                    <w:bottom w:val="single" w:sz="4" w:space="0" w:color="auto"/>
                    <w:right w:val="single" w:sz="4" w:space="0" w:color="auto"/>
                  </w:tcBorders>
                  <w:shd w:val="clear" w:color="000000" w:fill="FFFFFF"/>
                  <w:noWrap/>
                  <w:vAlign w:val="center"/>
                  <w:hideMark/>
                </w:tcPr>
                <w:p w14:paraId="0BE203E9"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448" w:type="dxa"/>
                  <w:tcBorders>
                    <w:top w:val="nil"/>
                    <w:left w:val="nil"/>
                    <w:bottom w:val="single" w:sz="4" w:space="0" w:color="auto"/>
                    <w:right w:val="single" w:sz="4" w:space="0" w:color="auto"/>
                  </w:tcBorders>
                  <w:shd w:val="clear" w:color="000000" w:fill="FFFFFF"/>
                  <w:vAlign w:val="center"/>
                  <w:hideMark/>
                </w:tcPr>
                <w:p w14:paraId="78BCC90C"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613" w:type="dxa"/>
                  <w:tcBorders>
                    <w:top w:val="nil"/>
                    <w:left w:val="nil"/>
                    <w:bottom w:val="single" w:sz="4" w:space="0" w:color="auto"/>
                    <w:right w:val="single" w:sz="4" w:space="0" w:color="auto"/>
                  </w:tcBorders>
                  <w:shd w:val="clear" w:color="000000" w:fill="FFFFFF"/>
                  <w:vAlign w:val="center"/>
                  <w:hideMark/>
                </w:tcPr>
                <w:p w14:paraId="7D79D588"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918" w:type="dxa"/>
                  <w:tcBorders>
                    <w:top w:val="nil"/>
                    <w:left w:val="nil"/>
                    <w:bottom w:val="single" w:sz="4" w:space="0" w:color="auto"/>
                    <w:right w:val="single" w:sz="4" w:space="0" w:color="auto"/>
                  </w:tcBorders>
                  <w:shd w:val="clear" w:color="000000" w:fill="FFFFFF"/>
                  <w:vAlign w:val="center"/>
                  <w:hideMark/>
                </w:tcPr>
                <w:p w14:paraId="4601AC21"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721" w:type="dxa"/>
                  <w:tcBorders>
                    <w:top w:val="nil"/>
                    <w:left w:val="nil"/>
                    <w:bottom w:val="single" w:sz="4" w:space="0" w:color="auto"/>
                    <w:right w:val="single" w:sz="4" w:space="0" w:color="auto"/>
                  </w:tcBorders>
                  <w:shd w:val="clear" w:color="000000" w:fill="FFFFFF"/>
                  <w:vAlign w:val="center"/>
                  <w:hideMark/>
                </w:tcPr>
                <w:p w14:paraId="49355337"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715" w:type="dxa"/>
                  <w:tcBorders>
                    <w:top w:val="nil"/>
                    <w:left w:val="nil"/>
                    <w:bottom w:val="single" w:sz="4" w:space="0" w:color="auto"/>
                    <w:right w:val="single" w:sz="4" w:space="0" w:color="auto"/>
                  </w:tcBorders>
                  <w:shd w:val="clear" w:color="000000" w:fill="FFFFFF"/>
                  <w:vAlign w:val="center"/>
                  <w:hideMark/>
                </w:tcPr>
                <w:p w14:paraId="1DC64E08"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776" w:type="dxa"/>
                  <w:tcBorders>
                    <w:top w:val="nil"/>
                    <w:left w:val="nil"/>
                    <w:bottom w:val="single" w:sz="4" w:space="0" w:color="auto"/>
                    <w:right w:val="single" w:sz="4" w:space="0" w:color="auto"/>
                  </w:tcBorders>
                  <w:shd w:val="clear" w:color="000000" w:fill="FFFFFF"/>
                  <w:vAlign w:val="center"/>
                  <w:hideMark/>
                </w:tcPr>
                <w:p w14:paraId="5BAC55B5"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925" w:type="dxa"/>
                  <w:tcBorders>
                    <w:top w:val="nil"/>
                    <w:left w:val="nil"/>
                    <w:bottom w:val="single" w:sz="4" w:space="0" w:color="auto"/>
                    <w:right w:val="single" w:sz="4" w:space="0" w:color="auto"/>
                  </w:tcBorders>
                  <w:shd w:val="clear" w:color="000000" w:fill="FFFFFF"/>
                  <w:vAlign w:val="center"/>
                  <w:hideMark/>
                </w:tcPr>
                <w:p w14:paraId="7D60E18F"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936" w:type="dxa"/>
                  <w:tcBorders>
                    <w:top w:val="nil"/>
                    <w:left w:val="nil"/>
                    <w:bottom w:val="single" w:sz="4" w:space="0" w:color="auto"/>
                    <w:right w:val="single" w:sz="4" w:space="0" w:color="auto"/>
                  </w:tcBorders>
                  <w:shd w:val="clear" w:color="000000" w:fill="FFFFFF"/>
                  <w:vAlign w:val="center"/>
                  <w:hideMark/>
                </w:tcPr>
                <w:p w14:paraId="08BA1EDE"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543" w:type="dxa"/>
                  <w:tcBorders>
                    <w:top w:val="nil"/>
                    <w:left w:val="nil"/>
                    <w:bottom w:val="single" w:sz="4" w:space="0" w:color="auto"/>
                    <w:right w:val="single" w:sz="4" w:space="0" w:color="auto"/>
                  </w:tcBorders>
                  <w:shd w:val="clear" w:color="000000" w:fill="FFFFFF"/>
                  <w:vAlign w:val="center"/>
                  <w:hideMark/>
                </w:tcPr>
                <w:p w14:paraId="673EDE1F"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692" w:type="dxa"/>
                  <w:tcBorders>
                    <w:top w:val="nil"/>
                    <w:left w:val="nil"/>
                    <w:bottom w:val="single" w:sz="4" w:space="0" w:color="auto"/>
                    <w:right w:val="single" w:sz="4" w:space="0" w:color="auto"/>
                  </w:tcBorders>
                  <w:shd w:val="clear" w:color="000000" w:fill="FFFFFF"/>
                  <w:vAlign w:val="center"/>
                  <w:hideMark/>
                </w:tcPr>
                <w:p w14:paraId="71DC434B"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r>
            <w:tr w:rsidR="00C276EC" w:rsidRPr="00067851" w14:paraId="451AEF5E" w14:textId="77777777" w:rsidTr="00C276EC">
              <w:trPr>
                <w:trHeight w:val="300"/>
              </w:trPr>
              <w:tc>
                <w:tcPr>
                  <w:tcW w:w="1159" w:type="dxa"/>
                  <w:tcBorders>
                    <w:top w:val="nil"/>
                    <w:left w:val="single" w:sz="4" w:space="0" w:color="auto"/>
                    <w:bottom w:val="single" w:sz="4" w:space="0" w:color="auto"/>
                    <w:right w:val="single" w:sz="4" w:space="0" w:color="auto"/>
                  </w:tcBorders>
                  <w:shd w:val="clear" w:color="000000" w:fill="FFFFFF"/>
                  <w:vAlign w:val="center"/>
                  <w:hideMark/>
                </w:tcPr>
                <w:p w14:paraId="0C50924E"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6.</w:t>
                  </w:r>
                </w:p>
              </w:tc>
              <w:tc>
                <w:tcPr>
                  <w:tcW w:w="613" w:type="dxa"/>
                  <w:tcBorders>
                    <w:top w:val="nil"/>
                    <w:left w:val="nil"/>
                    <w:bottom w:val="single" w:sz="4" w:space="0" w:color="auto"/>
                    <w:right w:val="single" w:sz="4" w:space="0" w:color="auto"/>
                  </w:tcBorders>
                  <w:shd w:val="clear" w:color="000000" w:fill="FFFFFF"/>
                  <w:noWrap/>
                  <w:vAlign w:val="center"/>
                  <w:hideMark/>
                </w:tcPr>
                <w:p w14:paraId="0A0966B2"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448" w:type="dxa"/>
                  <w:tcBorders>
                    <w:top w:val="nil"/>
                    <w:left w:val="nil"/>
                    <w:bottom w:val="single" w:sz="4" w:space="0" w:color="auto"/>
                    <w:right w:val="single" w:sz="4" w:space="0" w:color="auto"/>
                  </w:tcBorders>
                  <w:shd w:val="clear" w:color="000000" w:fill="FFFFFF"/>
                  <w:vAlign w:val="center"/>
                  <w:hideMark/>
                </w:tcPr>
                <w:p w14:paraId="25B58286"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613" w:type="dxa"/>
                  <w:tcBorders>
                    <w:top w:val="nil"/>
                    <w:left w:val="nil"/>
                    <w:bottom w:val="single" w:sz="4" w:space="0" w:color="auto"/>
                    <w:right w:val="single" w:sz="4" w:space="0" w:color="auto"/>
                  </w:tcBorders>
                  <w:shd w:val="clear" w:color="000000" w:fill="FFFFFF"/>
                  <w:vAlign w:val="center"/>
                  <w:hideMark/>
                </w:tcPr>
                <w:p w14:paraId="3F5D0993"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918" w:type="dxa"/>
                  <w:tcBorders>
                    <w:top w:val="nil"/>
                    <w:left w:val="nil"/>
                    <w:bottom w:val="single" w:sz="4" w:space="0" w:color="auto"/>
                    <w:right w:val="single" w:sz="4" w:space="0" w:color="auto"/>
                  </w:tcBorders>
                  <w:shd w:val="clear" w:color="000000" w:fill="FFFFFF"/>
                  <w:vAlign w:val="center"/>
                  <w:hideMark/>
                </w:tcPr>
                <w:p w14:paraId="6F451D66"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721" w:type="dxa"/>
                  <w:tcBorders>
                    <w:top w:val="nil"/>
                    <w:left w:val="nil"/>
                    <w:bottom w:val="single" w:sz="4" w:space="0" w:color="auto"/>
                    <w:right w:val="single" w:sz="4" w:space="0" w:color="auto"/>
                  </w:tcBorders>
                  <w:shd w:val="clear" w:color="000000" w:fill="FFFFFF"/>
                  <w:vAlign w:val="center"/>
                  <w:hideMark/>
                </w:tcPr>
                <w:p w14:paraId="4985B975"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715" w:type="dxa"/>
                  <w:tcBorders>
                    <w:top w:val="nil"/>
                    <w:left w:val="nil"/>
                    <w:bottom w:val="single" w:sz="4" w:space="0" w:color="auto"/>
                    <w:right w:val="single" w:sz="4" w:space="0" w:color="auto"/>
                  </w:tcBorders>
                  <w:shd w:val="clear" w:color="000000" w:fill="FFFFFF"/>
                  <w:vAlign w:val="center"/>
                  <w:hideMark/>
                </w:tcPr>
                <w:p w14:paraId="2A288A75"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776" w:type="dxa"/>
                  <w:tcBorders>
                    <w:top w:val="nil"/>
                    <w:left w:val="nil"/>
                    <w:bottom w:val="single" w:sz="4" w:space="0" w:color="auto"/>
                    <w:right w:val="single" w:sz="4" w:space="0" w:color="auto"/>
                  </w:tcBorders>
                  <w:shd w:val="clear" w:color="000000" w:fill="FFFFFF"/>
                  <w:vAlign w:val="center"/>
                  <w:hideMark/>
                </w:tcPr>
                <w:p w14:paraId="705472E2"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925" w:type="dxa"/>
                  <w:tcBorders>
                    <w:top w:val="nil"/>
                    <w:left w:val="nil"/>
                    <w:bottom w:val="single" w:sz="4" w:space="0" w:color="auto"/>
                    <w:right w:val="single" w:sz="4" w:space="0" w:color="auto"/>
                  </w:tcBorders>
                  <w:shd w:val="clear" w:color="000000" w:fill="FFFFFF"/>
                  <w:vAlign w:val="center"/>
                  <w:hideMark/>
                </w:tcPr>
                <w:p w14:paraId="72C833C5"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936" w:type="dxa"/>
                  <w:tcBorders>
                    <w:top w:val="nil"/>
                    <w:left w:val="nil"/>
                    <w:bottom w:val="single" w:sz="4" w:space="0" w:color="auto"/>
                    <w:right w:val="single" w:sz="4" w:space="0" w:color="auto"/>
                  </w:tcBorders>
                  <w:shd w:val="clear" w:color="000000" w:fill="FFFFFF"/>
                  <w:vAlign w:val="center"/>
                  <w:hideMark/>
                </w:tcPr>
                <w:p w14:paraId="05770D86"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543" w:type="dxa"/>
                  <w:tcBorders>
                    <w:top w:val="nil"/>
                    <w:left w:val="nil"/>
                    <w:bottom w:val="single" w:sz="4" w:space="0" w:color="auto"/>
                    <w:right w:val="single" w:sz="4" w:space="0" w:color="auto"/>
                  </w:tcBorders>
                  <w:shd w:val="clear" w:color="000000" w:fill="FFFFFF"/>
                  <w:vAlign w:val="center"/>
                  <w:hideMark/>
                </w:tcPr>
                <w:p w14:paraId="434E7205"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692" w:type="dxa"/>
                  <w:tcBorders>
                    <w:top w:val="nil"/>
                    <w:left w:val="nil"/>
                    <w:bottom w:val="single" w:sz="4" w:space="0" w:color="auto"/>
                    <w:right w:val="single" w:sz="4" w:space="0" w:color="auto"/>
                  </w:tcBorders>
                  <w:shd w:val="clear" w:color="000000" w:fill="FFFFFF"/>
                  <w:vAlign w:val="center"/>
                  <w:hideMark/>
                </w:tcPr>
                <w:p w14:paraId="33790754"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r>
            <w:tr w:rsidR="00C276EC" w:rsidRPr="00067851" w14:paraId="15B1AAA7" w14:textId="77777777" w:rsidTr="00C276EC">
              <w:trPr>
                <w:trHeight w:val="300"/>
              </w:trPr>
              <w:tc>
                <w:tcPr>
                  <w:tcW w:w="1159" w:type="dxa"/>
                  <w:tcBorders>
                    <w:top w:val="nil"/>
                    <w:left w:val="single" w:sz="4" w:space="0" w:color="auto"/>
                    <w:bottom w:val="single" w:sz="4" w:space="0" w:color="auto"/>
                    <w:right w:val="single" w:sz="4" w:space="0" w:color="auto"/>
                  </w:tcBorders>
                  <w:shd w:val="clear" w:color="000000" w:fill="FFFFFF"/>
                  <w:vAlign w:val="center"/>
                  <w:hideMark/>
                </w:tcPr>
                <w:p w14:paraId="355DB86C"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7.</w:t>
                  </w:r>
                </w:p>
              </w:tc>
              <w:tc>
                <w:tcPr>
                  <w:tcW w:w="613" w:type="dxa"/>
                  <w:tcBorders>
                    <w:top w:val="nil"/>
                    <w:left w:val="nil"/>
                    <w:bottom w:val="single" w:sz="4" w:space="0" w:color="auto"/>
                    <w:right w:val="single" w:sz="4" w:space="0" w:color="auto"/>
                  </w:tcBorders>
                  <w:shd w:val="clear" w:color="000000" w:fill="FFFFFF"/>
                  <w:noWrap/>
                  <w:vAlign w:val="center"/>
                  <w:hideMark/>
                </w:tcPr>
                <w:p w14:paraId="6778E7D1"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448" w:type="dxa"/>
                  <w:tcBorders>
                    <w:top w:val="nil"/>
                    <w:left w:val="nil"/>
                    <w:bottom w:val="single" w:sz="4" w:space="0" w:color="auto"/>
                    <w:right w:val="single" w:sz="4" w:space="0" w:color="auto"/>
                  </w:tcBorders>
                  <w:shd w:val="clear" w:color="000000" w:fill="FFFFFF"/>
                  <w:vAlign w:val="center"/>
                  <w:hideMark/>
                </w:tcPr>
                <w:p w14:paraId="24621BF0"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613" w:type="dxa"/>
                  <w:tcBorders>
                    <w:top w:val="nil"/>
                    <w:left w:val="nil"/>
                    <w:bottom w:val="single" w:sz="4" w:space="0" w:color="auto"/>
                    <w:right w:val="single" w:sz="4" w:space="0" w:color="auto"/>
                  </w:tcBorders>
                  <w:shd w:val="clear" w:color="000000" w:fill="FFFFFF"/>
                  <w:vAlign w:val="center"/>
                  <w:hideMark/>
                </w:tcPr>
                <w:p w14:paraId="62D685F3"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918" w:type="dxa"/>
                  <w:tcBorders>
                    <w:top w:val="nil"/>
                    <w:left w:val="nil"/>
                    <w:bottom w:val="single" w:sz="4" w:space="0" w:color="auto"/>
                    <w:right w:val="single" w:sz="4" w:space="0" w:color="auto"/>
                  </w:tcBorders>
                  <w:shd w:val="clear" w:color="000000" w:fill="FFFFFF"/>
                  <w:vAlign w:val="center"/>
                  <w:hideMark/>
                </w:tcPr>
                <w:p w14:paraId="5ADDAB38"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721" w:type="dxa"/>
                  <w:tcBorders>
                    <w:top w:val="nil"/>
                    <w:left w:val="nil"/>
                    <w:bottom w:val="single" w:sz="4" w:space="0" w:color="auto"/>
                    <w:right w:val="single" w:sz="4" w:space="0" w:color="auto"/>
                  </w:tcBorders>
                  <w:shd w:val="clear" w:color="000000" w:fill="FFFFFF"/>
                  <w:vAlign w:val="center"/>
                  <w:hideMark/>
                </w:tcPr>
                <w:p w14:paraId="04FE6B6C"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715" w:type="dxa"/>
                  <w:tcBorders>
                    <w:top w:val="nil"/>
                    <w:left w:val="nil"/>
                    <w:bottom w:val="single" w:sz="4" w:space="0" w:color="auto"/>
                    <w:right w:val="single" w:sz="4" w:space="0" w:color="auto"/>
                  </w:tcBorders>
                  <w:shd w:val="clear" w:color="000000" w:fill="FFFFFF"/>
                  <w:vAlign w:val="center"/>
                  <w:hideMark/>
                </w:tcPr>
                <w:p w14:paraId="2F6BCD2D"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776" w:type="dxa"/>
                  <w:tcBorders>
                    <w:top w:val="nil"/>
                    <w:left w:val="nil"/>
                    <w:bottom w:val="single" w:sz="4" w:space="0" w:color="auto"/>
                    <w:right w:val="single" w:sz="4" w:space="0" w:color="auto"/>
                  </w:tcBorders>
                  <w:shd w:val="clear" w:color="000000" w:fill="FFFFFF"/>
                  <w:vAlign w:val="center"/>
                  <w:hideMark/>
                </w:tcPr>
                <w:p w14:paraId="55AB0100"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925" w:type="dxa"/>
                  <w:tcBorders>
                    <w:top w:val="nil"/>
                    <w:left w:val="nil"/>
                    <w:bottom w:val="single" w:sz="4" w:space="0" w:color="auto"/>
                    <w:right w:val="single" w:sz="4" w:space="0" w:color="auto"/>
                  </w:tcBorders>
                  <w:shd w:val="clear" w:color="000000" w:fill="FFFFFF"/>
                  <w:vAlign w:val="center"/>
                  <w:hideMark/>
                </w:tcPr>
                <w:p w14:paraId="1C524C0C"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936" w:type="dxa"/>
                  <w:tcBorders>
                    <w:top w:val="nil"/>
                    <w:left w:val="nil"/>
                    <w:bottom w:val="single" w:sz="4" w:space="0" w:color="auto"/>
                    <w:right w:val="single" w:sz="4" w:space="0" w:color="auto"/>
                  </w:tcBorders>
                  <w:shd w:val="clear" w:color="000000" w:fill="FFFFFF"/>
                  <w:vAlign w:val="center"/>
                  <w:hideMark/>
                </w:tcPr>
                <w:p w14:paraId="1C3C232E"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543" w:type="dxa"/>
                  <w:tcBorders>
                    <w:top w:val="nil"/>
                    <w:left w:val="nil"/>
                    <w:bottom w:val="single" w:sz="4" w:space="0" w:color="auto"/>
                    <w:right w:val="single" w:sz="4" w:space="0" w:color="auto"/>
                  </w:tcBorders>
                  <w:shd w:val="clear" w:color="000000" w:fill="FFFFFF"/>
                  <w:vAlign w:val="center"/>
                  <w:hideMark/>
                </w:tcPr>
                <w:p w14:paraId="4A1E65BD"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692" w:type="dxa"/>
                  <w:tcBorders>
                    <w:top w:val="nil"/>
                    <w:left w:val="nil"/>
                    <w:bottom w:val="single" w:sz="4" w:space="0" w:color="auto"/>
                    <w:right w:val="single" w:sz="4" w:space="0" w:color="auto"/>
                  </w:tcBorders>
                  <w:shd w:val="clear" w:color="000000" w:fill="FFFFFF"/>
                  <w:vAlign w:val="center"/>
                  <w:hideMark/>
                </w:tcPr>
                <w:p w14:paraId="0B31EF30"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r>
            <w:tr w:rsidR="00C276EC" w:rsidRPr="00067851" w14:paraId="1ADFF654" w14:textId="77777777" w:rsidTr="00C276EC">
              <w:trPr>
                <w:trHeight w:val="300"/>
              </w:trPr>
              <w:tc>
                <w:tcPr>
                  <w:tcW w:w="1159" w:type="dxa"/>
                  <w:tcBorders>
                    <w:top w:val="nil"/>
                    <w:left w:val="single" w:sz="4" w:space="0" w:color="auto"/>
                    <w:bottom w:val="single" w:sz="4" w:space="0" w:color="auto"/>
                    <w:right w:val="single" w:sz="4" w:space="0" w:color="auto"/>
                  </w:tcBorders>
                  <w:shd w:val="clear" w:color="000000" w:fill="FFFFFF"/>
                  <w:vAlign w:val="center"/>
                  <w:hideMark/>
                </w:tcPr>
                <w:p w14:paraId="5BEC9492"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8.</w:t>
                  </w:r>
                </w:p>
              </w:tc>
              <w:tc>
                <w:tcPr>
                  <w:tcW w:w="613" w:type="dxa"/>
                  <w:tcBorders>
                    <w:top w:val="nil"/>
                    <w:left w:val="nil"/>
                    <w:bottom w:val="single" w:sz="4" w:space="0" w:color="auto"/>
                    <w:right w:val="single" w:sz="4" w:space="0" w:color="auto"/>
                  </w:tcBorders>
                  <w:shd w:val="clear" w:color="000000" w:fill="FFFFFF"/>
                  <w:noWrap/>
                  <w:vAlign w:val="center"/>
                  <w:hideMark/>
                </w:tcPr>
                <w:p w14:paraId="1E0C7EF5"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448" w:type="dxa"/>
                  <w:tcBorders>
                    <w:top w:val="nil"/>
                    <w:left w:val="nil"/>
                    <w:bottom w:val="single" w:sz="4" w:space="0" w:color="auto"/>
                    <w:right w:val="single" w:sz="4" w:space="0" w:color="auto"/>
                  </w:tcBorders>
                  <w:shd w:val="clear" w:color="000000" w:fill="FFFFFF"/>
                  <w:vAlign w:val="center"/>
                  <w:hideMark/>
                </w:tcPr>
                <w:p w14:paraId="606F2F47"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613" w:type="dxa"/>
                  <w:tcBorders>
                    <w:top w:val="nil"/>
                    <w:left w:val="nil"/>
                    <w:bottom w:val="single" w:sz="4" w:space="0" w:color="auto"/>
                    <w:right w:val="single" w:sz="4" w:space="0" w:color="auto"/>
                  </w:tcBorders>
                  <w:shd w:val="clear" w:color="000000" w:fill="FFFFFF"/>
                  <w:vAlign w:val="center"/>
                  <w:hideMark/>
                </w:tcPr>
                <w:p w14:paraId="2475B26D"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918" w:type="dxa"/>
                  <w:tcBorders>
                    <w:top w:val="nil"/>
                    <w:left w:val="nil"/>
                    <w:bottom w:val="single" w:sz="4" w:space="0" w:color="auto"/>
                    <w:right w:val="single" w:sz="4" w:space="0" w:color="auto"/>
                  </w:tcBorders>
                  <w:shd w:val="clear" w:color="000000" w:fill="FFFFFF"/>
                  <w:vAlign w:val="center"/>
                  <w:hideMark/>
                </w:tcPr>
                <w:p w14:paraId="524ACE32"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721" w:type="dxa"/>
                  <w:tcBorders>
                    <w:top w:val="nil"/>
                    <w:left w:val="nil"/>
                    <w:bottom w:val="single" w:sz="4" w:space="0" w:color="auto"/>
                    <w:right w:val="single" w:sz="4" w:space="0" w:color="auto"/>
                  </w:tcBorders>
                  <w:shd w:val="clear" w:color="000000" w:fill="FFFFFF"/>
                  <w:vAlign w:val="center"/>
                  <w:hideMark/>
                </w:tcPr>
                <w:p w14:paraId="1AD542C3"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715" w:type="dxa"/>
                  <w:tcBorders>
                    <w:top w:val="nil"/>
                    <w:left w:val="nil"/>
                    <w:bottom w:val="single" w:sz="4" w:space="0" w:color="auto"/>
                    <w:right w:val="single" w:sz="4" w:space="0" w:color="auto"/>
                  </w:tcBorders>
                  <w:shd w:val="clear" w:color="000000" w:fill="FFFFFF"/>
                  <w:vAlign w:val="center"/>
                  <w:hideMark/>
                </w:tcPr>
                <w:p w14:paraId="026EEA37"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776" w:type="dxa"/>
                  <w:tcBorders>
                    <w:top w:val="nil"/>
                    <w:left w:val="nil"/>
                    <w:bottom w:val="single" w:sz="4" w:space="0" w:color="auto"/>
                    <w:right w:val="single" w:sz="4" w:space="0" w:color="auto"/>
                  </w:tcBorders>
                  <w:shd w:val="clear" w:color="000000" w:fill="FFFFFF"/>
                  <w:vAlign w:val="center"/>
                  <w:hideMark/>
                </w:tcPr>
                <w:p w14:paraId="741BFC5F"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925" w:type="dxa"/>
                  <w:tcBorders>
                    <w:top w:val="nil"/>
                    <w:left w:val="nil"/>
                    <w:bottom w:val="single" w:sz="4" w:space="0" w:color="auto"/>
                    <w:right w:val="single" w:sz="4" w:space="0" w:color="auto"/>
                  </w:tcBorders>
                  <w:shd w:val="clear" w:color="000000" w:fill="FFFFFF"/>
                  <w:vAlign w:val="center"/>
                  <w:hideMark/>
                </w:tcPr>
                <w:p w14:paraId="70ADB1C9"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936" w:type="dxa"/>
                  <w:tcBorders>
                    <w:top w:val="nil"/>
                    <w:left w:val="nil"/>
                    <w:bottom w:val="single" w:sz="4" w:space="0" w:color="auto"/>
                    <w:right w:val="single" w:sz="4" w:space="0" w:color="auto"/>
                  </w:tcBorders>
                  <w:shd w:val="clear" w:color="000000" w:fill="FFFFFF"/>
                  <w:vAlign w:val="center"/>
                  <w:hideMark/>
                </w:tcPr>
                <w:p w14:paraId="528A64BA"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543" w:type="dxa"/>
                  <w:tcBorders>
                    <w:top w:val="nil"/>
                    <w:left w:val="nil"/>
                    <w:bottom w:val="single" w:sz="4" w:space="0" w:color="auto"/>
                    <w:right w:val="single" w:sz="4" w:space="0" w:color="auto"/>
                  </w:tcBorders>
                  <w:shd w:val="clear" w:color="000000" w:fill="FFFFFF"/>
                  <w:vAlign w:val="center"/>
                  <w:hideMark/>
                </w:tcPr>
                <w:p w14:paraId="22472563"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692" w:type="dxa"/>
                  <w:tcBorders>
                    <w:top w:val="nil"/>
                    <w:left w:val="nil"/>
                    <w:bottom w:val="single" w:sz="4" w:space="0" w:color="auto"/>
                    <w:right w:val="single" w:sz="4" w:space="0" w:color="auto"/>
                  </w:tcBorders>
                  <w:shd w:val="clear" w:color="000000" w:fill="FFFFFF"/>
                  <w:vAlign w:val="center"/>
                  <w:hideMark/>
                </w:tcPr>
                <w:p w14:paraId="1E721D6F"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r>
            <w:tr w:rsidR="00C276EC" w:rsidRPr="00067851" w14:paraId="7B6D47EE" w14:textId="77777777" w:rsidTr="00C276EC">
              <w:trPr>
                <w:trHeight w:val="300"/>
              </w:trPr>
              <w:tc>
                <w:tcPr>
                  <w:tcW w:w="1159" w:type="dxa"/>
                  <w:tcBorders>
                    <w:top w:val="nil"/>
                    <w:left w:val="single" w:sz="4" w:space="0" w:color="auto"/>
                    <w:bottom w:val="single" w:sz="4" w:space="0" w:color="auto"/>
                    <w:right w:val="single" w:sz="4" w:space="0" w:color="auto"/>
                  </w:tcBorders>
                  <w:shd w:val="clear" w:color="000000" w:fill="FFFFFF"/>
                  <w:vAlign w:val="center"/>
                  <w:hideMark/>
                </w:tcPr>
                <w:p w14:paraId="1CF9C78A"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9.</w:t>
                  </w:r>
                </w:p>
              </w:tc>
              <w:tc>
                <w:tcPr>
                  <w:tcW w:w="613" w:type="dxa"/>
                  <w:tcBorders>
                    <w:top w:val="nil"/>
                    <w:left w:val="nil"/>
                    <w:bottom w:val="single" w:sz="4" w:space="0" w:color="auto"/>
                    <w:right w:val="single" w:sz="4" w:space="0" w:color="auto"/>
                  </w:tcBorders>
                  <w:shd w:val="clear" w:color="000000" w:fill="FFFFFF"/>
                  <w:noWrap/>
                  <w:vAlign w:val="center"/>
                  <w:hideMark/>
                </w:tcPr>
                <w:p w14:paraId="3568B680"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448" w:type="dxa"/>
                  <w:tcBorders>
                    <w:top w:val="nil"/>
                    <w:left w:val="nil"/>
                    <w:bottom w:val="single" w:sz="4" w:space="0" w:color="auto"/>
                    <w:right w:val="single" w:sz="4" w:space="0" w:color="auto"/>
                  </w:tcBorders>
                  <w:shd w:val="clear" w:color="000000" w:fill="FFFFFF"/>
                  <w:vAlign w:val="center"/>
                  <w:hideMark/>
                </w:tcPr>
                <w:p w14:paraId="0D2E1D47"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613" w:type="dxa"/>
                  <w:tcBorders>
                    <w:top w:val="nil"/>
                    <w:left w:val="nil"/>
                    <w:bottom w:val="single" w:sz="4" w:space="0" w:color="auto"/>
                    <w:right w:val="single" w:sz="4" w:space="0" w:color="auto"/>
                  </w:tcBorders>
                  <w:shd w:val="clear" w:color="000000" w:fill="FFFFFF"/>
                  <w:vAlign w:val="center"/>
                  <w:hideMark/>
                </w:tcPr>
                <w:p w14:paraId="3D25D8ED"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918" w:type="dxa"/>
                  <w:tcBorders>
                    <w:top w:val="nil"/>
                    <w:left w:val="nil"/>
                    <w:bottom w:val="single" w:sz="4" w:space="0" w:color="auto"/>
                    <w:right w:val="single" w:sz="4" w:space="0" w:color="auto"/>
                  </w:tcBorders>
                  <w:shd w:val="clear" w:color="000000" w:fill="FFFFFF"/>
                  <w:vAlign w:val="center"/>
                  <w:hideMark/>
                </w:tcPr>
                <w:p w14:paraId="6FFFD569"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721" w:type="dxa"/>
                  <w:tcBorders>
                    <w:top w:val="nil"/>
                    <w:left w:val="nil"/>
                    <w:bottom w:val="single" w:sz="4" w:space="0" w:color="auto"/>
                    <w:right w:val="single" w:sz="4" w:space="0" w:color="auto"/>
                  </w:tcBorders>
                  <w:shd w:val="clear" w:color="000000" w:fill="FFFFFF"/>
                  <w:vAlign w:val="center"/>
                  <w:hideMark/>
                </w:tcPr>
                <w:p w14:paraId="44AB0AC4"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715" w:type="dxa"/>
                  <w:tcBorders>
                    <w:top w:val="nil"/>
                    <w:left w:val="nil"/>
                    <w:bottom w:val="single" w:sz="4" w:space="0" w:color="auto"/>
                    <w:right w:val="single" w:sz="4" w:space="0" w:color="auto"/>
                  </w:tcBorders>
                  <w:shd w:val="clear" w:color="000000" w:fill="FFFFFF"/>
                  <w:vAlign w:val="center"/>
                  <w:hideMark/>
                </w:tcPr>
                <w:p w14:paraId="70C8D126"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776" w:type="dxa"/>
                  <w:tcBorders>
                    <w:top w:val="nil"/>
                    <w:left w:val="nil"/>
                    <w:bottom w:val="single" w:sz="4" w:space="0" w:color="auto"/>
                    <w:right w:val="single" w:sz="4" w:space="0" w:color="auto"/>
                  </w:tcBorders>
                  <w:shd w:val="clear" w:color="000000" w:fill="FFFFFF"/>
                  <w:vAlign w:val="center"/>
                  <w:hideMark/>
                </w:tcPr>
                <w:p w14:paraId="630C97BD"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925" w:type="dxa"/>
                  <w:tcBorders>
                    <w:top w:val="nil"/>
                    <w:left w:val="nil"/>
                    <w:bottom w:val="single" w:sz="4" w:space="0" w:color="auto"/>
                    <w:right w:val="single" w:sz="4" w:space="0" w:color="auto"/>
                  </w:tcBorders>
                  <w:shd w:val="clear" w:color="000000" w:fill="FFFFFF"/>
                  <w:vAlign w:val="center"/>
                  <w:hideMark/>
                </w:tcPr>
                <w:p w14:paraId="75260DF1"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936" w:type="dxa"/>
                  <w:tcBorders>
                    <w:top w:val="nil"/>
                    <w:left w:val="nil"/>
                    <w:bottom w:val="single" w:sz="4" w:space="0" w:color="auto"/>
                    <w:right w:val="single" w:sz="4" w:space="0" w:color="auto"/>
                  </w:tcBorders>
                  <w:shd w:val="clear" w:color="000000" w:fill="FFFFFF"/>
                  <w:vAlign w:val="center"/>
                  <w:hideMark/>
                </w:tcPr>
                <w:p w14:paraId="4FF1C00D"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543" w:type="dxa"/>
                  <w:tcBorders>
                    <w:top w:val="nil"/>
                    <w:left w:val="nil"/>
                    <w:bottom w:val="single" w:sz="4" w:space="0" w:color="auto"/>
                    <w:right w:val="single" w:sz="4" w:space="0" w:color="auto"/>
                  </w:tcBorders>
                  <w:shd w:val="clear" w:color="000000" w:fill="FFFFFF"/>
                  <w:vAlign w:val="center"/>
                  <w:hideMark/>
                </w:tcPr>
                <w:p w14:paraId="086182F9"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692" w:type="dxa"/>
                  <w:tcBorders>
                    <w:top w:val="nil"/>
                    <w:left w:val="nil"/>
                    <w:bottom w:val="single" w:sz="4" w:space="0" w:color="auto"/>
                    <w:right w:val="single" w:sz="4" w:space="0" w:color="auto"/>
                  </w:tcBorders>
                  <w:shd w:val="clear" w:color="000000" w:fill="FFFFFF"/>
                  <w:vAlign w:val="center"/>
                  <w:hideMark/>
                </w:tcPr>
                <w:p w14:paraId="1FEA528A" w14:textId="77777777" w:rsidR="00C276EC" w:rsidRPr="00067851" w:rsidRDefault="00C276EC" w:rsidP="000D6468">
                  <w:pPr>
                    <w:spacing w:after="0" w:line="240" w:lineRule="auto"/>
                    <w:ind w:firstLineChars="200" w:firstLine="200"/>
                    <w:rPr>
                      <w:rFonts w:eastAsia="Times New Roman" w:cs="Times New Roman"/>
                      <w:color w:val="000000"/>
                      <w:sz w:val="10"/>
                      <w:lang w:eastAsia="pt-BR"/>
                    </w:rPr>
                  </w:pPr>
                  <w:r w:rsidRPr="00067851">
                    <w:rPr>
                      <w:rFonts w:eastAsia="Times New Roman" w:cs="Times New Roman"/>
                      <w:color w:val="000000"/>
                      <w:sz w:val="10"/>
                      <w:lang w:eastAsia="pt-BR"/>
                    </w:rPr>
                    <w:t> </w:t>
                  </w:r>
                </w:p>
              </w:tc>
            </w:tr>
            <w:tr w:rsidR="00C276EC" w:rsidRPr="00067851" w14:paraId="7CF57468" w14:textId="77777777" w:rsidTr="00C276EC">
              <w:trPr>
                <w:trHeight w:val="300"/>
              </w:trPr>
              <w:tc>
                <w:tcPr>
                  <w:tcW w:w="1159" w:type="dxa"/>
                  <w:tcBorders>
                    <w:top w:val="nil"/>
                    <w:left w:val="single" w:sz="4" w:space="0" w:color="auto"/>
                    <w:bottom w:val="single" w:sz="4" w:space="0" w:color="auto"/>
                    <w:right w:val="single" w:sz="4" w:space="0" w:color="auto"/>
                  </w:tcBorders>
                  <w:shd w:val="clear" w:color="000000" w:fill="FFFFFF"/>
                  <w:noWrap/>
                  <w:vAlign w:val="center"/>
                  <w:hideMark/>
                </w:tcPr>
                <w:p w14:paraId="2A6D6076"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10.</w:t>
                  </w:r>
                </w:p>
              </w:tc>
              <w:tc>
                <w:tcPr>
                  <w:tcW w:w="613" w:type="dxa"/>
                  <w:tcBorders>
                    <w:top w:val="nil"/>
                    <w:left w:val="nil"/>
                    <w:bottom w:val="single" w:sz="4" w:space="0" w:color="auto"/>
                    <w:right w:val="single" w:sz="4" w:space="0" w:color="auto"/>
                  </w:tcBorders>
                  <w:shd w:val="clear" w:color="auto" w:fill="auto"/>
                  <w:noWrap/>
                  <w:vAlign w:val="center"/>
                  <w:hideMark/>
                </w:tcPr>
                <w:p w14:paraId="411A5107"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448" w:type="dxa"/>
                  <w:tcBorders>
                    <w:top w:val="nil"/>
                    <w:left w:val="nil"/>
                    <w:bottom w:val="single" w:sz="4" w:space="0" w:color="auto"/>
                    <w:right w:val="single" w:sz="4" w:space="0" w:color="auto"/>
                  </w:tcBorders>
                  <w:shd w:val="clear" w:color="auto" w:fill="auto"/>
                  <w:noWrap/>
                  <w:vAlign w:val="center"/>
                  <w:hideMark/>
                </w:tcPr>
                <w:p w14:paraId="29A3624B"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613" w:type="dxa"/>
                  <w:tcBorders>
                    <w:top w:val="nil"/>
                    <w:left w:val="nil"/>
                    <w:bottom w:val="single" w:sz="4" w:space="0" w:color="auto"/>
                    <w:right w:val="single" w:sz="4" w:space="0" w:color="auto"/>
                  </w:tcBorders>
                  <w:shd w:val="clear" w:color="auto" w:fill="auto"/>
                  <w:noWrap/>
                  <w:vAlign w:val="center"/>
                  <w:hideMark/>
                </w:tcPr>
                <w:p w14:paraId="7BFEAE89"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918" w:type="dxa"/>
                  <w:tcBorders>
                    <w:top w:val="nil"/>
                    <w:left w:val="nil"/>
                    <w:bottom w:val="single" w:sz="4" w:space="0" w:color="auto"/>
                    <w:right w:val="single" w:sz="4" w:space="0" w:color="auto"/>
                  </w:tcBorders>
                  <w:shd w:val="clear" w:color="auto" w:fill="auto"/>
                  <w:noWrap/>
                  <w:vAlign w:val="center"/>
                  <w:hideMark/>
                </w:tcPr>
                <w:p w14:paraId="747AAF0F"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721" w:type="dxa"/>
                  <w:tcBorders>
                    <w:top w:val="nil"/>
                    <w:left w:val="nil"/>
                    <w:bottom w:val="single" w:sz="4" w:space="0" w:color="auto"/>
                    <w:right w:val="single" w:sz="4" w:space="0" w:color="auto"/>
                  </w:tcBorders>
                  <w:shd w:val="clear" w:color="auto" w:fill="auto"/>
                  <w:noWrap/>
                  <w:vAlign w:val="center"/>
                  <w:hideMark/>
                </w:tcPr>
                <w:p w14:paraId="219AC4DE"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715" w:type="dxa"/>
                  <w:tcBorders>
                    <w:top w:val="nil"/>
                    <w:left w:val="nil"/>
                    <w:bottom w:val="single" w:sz="4" w:space="0" w:color="auto"/>
                    <w:right w:val="single" w:sz="4" w:space="0" w:color="auto"/>
                  </w:tcBorders>
                  <w:shd w:val="clear" w:color="auto" w:fill="auto"/>
                  <w:noWrap/>
                  <w:vAlign w:val="center"/>
                  <w:hideMark/>
                </w:tcPr>
                <w:p w14:paraId="497F3A36"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776" w:type="dxa"/>
                  <w:tcBorders>
                    <w:top w:val="nil"/>
                    <w:left w:val="nil"/>
                    <w:bottom w:val="single" w:sz="4" w:space="0" w:color="auto"/>
                    <w:right w:val="single" w:sz="4" w:space="0" w:color="auto"/>
                  </w:tcBorders>
                  <w:shd w:val="clear" w:color="auto" w:fill="auto"/>
                  <w:noWrap/>
                  <w:vAlign w:val="center"/>
                  <w:hideMark/>
                </w:tcPr>
                <w:p w14:paraId="30E900FC"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925" w:type="dxa"/>
                  <w:tcBorders>
                    <w:top w:val="nil"/>
                    <w:left w:val="nil"/>
                    <w:bottom w:val="single" w:sz="4" w:space="0" w:color="auto"/>
                    <w:right w:val="single" w:sz="4" w:space="0" w:color="auto"/>
                  </w:tcBorders>
                  <w:shd w:val="clear" w:color="auto" w:fill="auto"/>
                  <w:noWrap/>
                  <w:vAlign w:val="center"/>
                  <w:hideMark/>
                </w:tcPr>
                <w:p w14:paraId="75D79571"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936" w:type="dxa"/>
                  <w:tcBorders>
                    <w:top w:val="nil"/>
                    <w:left w:val="nil"/>
                    <w:bottom w:val="single" w:sz="4" w:space="0" w:color="auto"/>
                    <w:right w:val="single" w:sz="4" w:space="0" w:color="auto"/>
                  </w:tcBorders>
                  <w:shd w:val="clear" w:color="auto" w:fill="auto"/>
                  <w:noWrap/>
                  <w:vAlign w:val="center"/>
                  <w:hideMark/>
                </w:tcPr>
                <w:p w14:paraId="6A8CFE58"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543" w:type="dxa"/>
                  <w:tcBorders>
                    <w:top w:val="nil"/>
                    <w:left w:val="nil"/>
                    <w:bottom w:val="single" w:sz="4" w:space="0" w:color="auto"/>
                    <w:right w:val="single" w:sz="4" w:space="0" w:color="auto"/>
                  </w:tcBorders>
                  <w:shd w:val="clear" w:color="auto" w:fill="auto"/>
                  <w:noWrap/>
                  <w:vAlign w:val="center"/>
                  <w:hideMark/>
                </w:tcPr>
                <w:p w14:paraId="3E065E32"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 </w:t>
                  </w:r>
                </w:p>
              </w:tc>
              <w:tc>
                <w:tcPr>
                  <w:tcW w:w="692" w:type="dxa"/>
                  <w:tcBorders>
                    <w:top w:val="nil"/>
                    <w:left w:val="nil"/>
                    <w:bottom w:val="single" w:sz="4" w:space="0" w:color="auto"/>
                    <w:right w:val="single" w:sz="4" w:space="0" w:color="auto"/>
                  </w:tcBorders>
                  <w:shd w:val="clear" w:color="auto" w:fill="auto"/>
                  <w:noWrap/>
                  <w:vAlign w:val="center"/>
                  <w:hideMark/>
                </w:tcPr>
                <w:p w14:paraId="1558710B" w14:textId="77777777" w:rsidR="00C276EC" w:rsidRPr="00067851" w:rsidRDefault="00C276EC" w:rsidP="000D6468">
                  <w:pPr>
                    <w:spacing w:after="0" w:line="240" w:lineRule="auto"/>
                    <w:rPr>
                      <w:rFonts w:eastAsia="Times New Roman" w:cs="Times New Roman"/>
                      <w:color w:val="000000"/>
                      <w:sz w:val="10"/>
                      <w:lang w:eastAsia="pt-BR"/>
                    </w:rPr>
                  </w:pPr>
                  <w:r w:rsidRPr="00067851">
                    <w:rPr>
                      <w:rFonts w:eastAsia="Times New Roman" w:cs="Times New Roman"/>
                      <w:color w:val="000000"/>
                      <w:sz w:val="10"/>
                      <w:lang w:eastAsia="pt-BR"/>
                    </w:rPr>
                    <w:t> </w:t>
                  </w:r>
                </w:p>
              </w:tc>
            </w:tr>
          </w:tbl>
          <w:p w14:paraId="5438B3A6" w14:textId="7667AE94" w:rsidR="00C276EC" w:rsidRPr="004822D5" w:rsidRDefault="00C276EC" w:rsidP="00C276EC">
            <w:pPr>
              <w:pStyle w:val="NormalED"/>
              <w:spacing w:line="276" w:lineRule="auto"/>
              <w:rPr>
                <w:bCs/>
                <w:szCs w:val="24"/>
              </w:rPr>
            </w:pPr>
          </w:p>
        </w:tc>
      </w:tr>
      <w:tr w:rsidR="00C276EC" w14:paraId="7366C757" w14:textId="77777777" w:rsidTr="000D6468">
        <w:tc>
          <w:tcPr>
            <w:tcW w:w="9209" w:type="dxa"/>
          </w:tcPr>
          <w:p w14:paraId="1E671394" w14:textId="77777777" w:rsidR="00C276EC" w:rsidRDefault="00C276EC" w:rsidP="000D6468">
            <w:pPr>
              <w:pStyle w:val="SemEspaamento"/>
              <w:spacing w:line="276" w:lineRule="auto"/>
            </w:pPr>
            <w:r w:rsidRPr="00764FEF">
              <w:rPr>
                <w:szCs w:val="24"/>
                <w:highlight w:val="green"/>
              </w:rPr>
              <w:t>&lt;máscara</w:t>
            </w:r>
            <w:r>
              <w:rPr>
                <w:szCs w:val="24"/>
                <w:highlight w:val="green"/>
              </w:rPr>
              <w:t xml:space="preserve"> do campo de resposta</w:t>
            </w:r>
            <w:r w:rsidRPr="00764FEF">
              <w:rPr>
                <w:szCs w:val="24"/>
                <w:highlight w:val="green"/>
              </w:rPr>
              <w:t>&gt;</w:t>
            </w:r>
            <w:r>
              <w:rPr>
                <w:szCs w:val="24"/>
              </w:rPr>
              <w:t xml:space="preserve"> </w:t>
            </w:r>
            <w:r>
              <w:rPr>
                <w:i/>
                <w:color w:val="595959" w:themeColor="text1" w:themeTint="A6"/>
                <w:szCs w:val="24"/>
              </w:rPr>
              <w:t>Digite aqui sua opinião</w:t>
            </w:r>
            <w:r w:rsidRPr="00764FEF">
              <w:rPr>
                <w:i/>
                <w:color w:val="595959" w:themeColor="text1" w:themeTint="A6"/>
                <w:szCs w:val="24"/>
              </w:rPr>
              <w:t>.</w:t>
            </w:r>
          </w:p>
        </w:tc>
      </w:tr>
    </w:tbl>
    <w:p w14:paraId="1255A7D1" w14:textId="77777777" w:rsidR="00F9332E" w:rsidRDefault="00F9332E" w:rsidP="00940181">
      <w:pPr>
        <w:spacing w:after="0"/>
        <w:rPr>
          <w:rFonts w:ascii="Arial" w:eastAsia="Arial" w:hAnsi="Arial" w:cs="Arial"/>
          <w:sz w:val="24"/>
          <w:szCs w:val="24"/>
        </w:rPr>
      </w:pPr>
    </w:p>
    <w:p w14:paraId="1F2A6A03" w14:textId="6F53ABEC" w:rsidR="006B4E98" w:rsidRDefault="00E01E5A" w:rsidP="00940181">
      <w:pPr>
        <w:spacing w:after="0"/>
        <w:rPr>
          <w:rFonts w:ascii="Arial" w:eastAsia="Arial" w:hAnsi="Arial" w:cs="Arial"/>
          <w:sz w:val="24"/>
          <w:szCs w:val="24"/>
        </w:rPr>
      </w:pPr>
      <w:r>
        <w:rPr>
          <w:rFonts w:ascii="Arial" w:eastAsia="Arial" w:hAnsi="Arial" w:cs="Arial"/>
          <w:sz w:val="24"/>
          <w:szCs w:val="24"/>
        </w:rPr>
        <w:t>Muito bem! Você concluiu</w:t>
      </w:r>
      <w:r w:rsidR="00C276EC">
        <w:rPr>
          <w:rFonts w:ascii="Arial" w:eastAsia="Arial" w:hAnsi="Arial" w:cs="Arial"/>
          <w:sz w:val="24"/>
          <w:szCs w:val="24"/>
        </w:rPr>
        <w:t xml:space="preserve"> o segundo módulo. Nele você conheceu </w:t>
      </w:r>
      <w:r w:rsidR="00B46DB7">
        <w:rPr>
          <w:rFonts w:ascii="Arial" w:eastAsia="Arial" w:hAnsi="Arial" w:cs="Arial"/>
          <w:sz w:val="24"/>
          <w:szCs w:val="24"/>
        </w:rPr>
        <w:t xml:space="preserve">uma ferramenta </w:t>
      </w:r>
      <w:r>
        <w:rPr>
          <w:rFonts w:ascii="Arial" w:eastAsia="Arial" w:hAnsi="Arial" w:cs="Arial"/>
          <w:sz w:val="24"/>
          <w:szCs w:val="24"/>
        </w:rPr>
        <w:t>importantíssima para fazer o seu</w:t>
      </w:r>
      <w:r w:rsidR="00B46DB7">
        <w:rPr>
          <w:rFonts w:ascii="Arial" w:eastAsia="Arial" w:hAnsi="Arial" w:cs="Arial"/>
          <w:sz w:val="24"/>
          <w:szCs w:val="24"/>
        </w:rPr>
        <w:t xml:space="preserve"> plano de ação. No módulo a seguir, verá como </w:t>
      </w:r>
      <w:r w:rsidR="00C276EC">
        <w:rPr>
          <w:rFonts w:ascii="Arial" w:eastAsia="Arial" w:hAnsi="Arial" w:cs="Arial"/>
          <w:sz w:val="24"/>
          <w:szCs w:val="24"/>
        </w:rPr>
        <w:t>execut</w:t>
      </w:r>
      <w:r>
        <w:rPr>
          <w:rFonts w:ascii="Arial" w:eastAsia="Arial" w:hAnsi="Arial" w:cs="Arial"/>
          <w:sz w:val="24"/>
          <w:szCs w:val="24"/>
        </w:rPr>
        <w:t>ar o seu</w:t>
      </w:r>
      <w:r w:rsidR="00B46DB7">
        <w:rPr>
          <w:rFonts w:ascii="Arial" w:eastAsia="Arial" w:hAnsi="Arial" w:cs="Arial"/>
          <w:sz w:val="24"/>
          <w:szCs w:val="24"/>
        </w:rPr>
        <w:t xml:space="preserve"> plano. </w:t>
      </w:r>
      <w:r w:rsidR="00C276EC">
        <w:rPr>
          <w:rFonts w:ascii="Arial" w:eastAsia="Arial" w:hAnsi="Arial" w:cs="Arial"/>
          <w:sz w:val="24"/>
          <w:szCs w:val="24"/>
        </w:rPr>
        <w:t xml:space="preserve"> </w:t>
      </w:r>
    </w:p>
    <w:p w14:paraId="5D6C6BB2" w14:textId="77777777" w:rsidR="008E3481" w:rsidRDefault="008E3481" w:rsidP="00940181">
      <w:pPr>
        <w:spacing w:after="0"/>
        <w:rPr>
          <w:rFonts w:ascii="Arial" w:eastAsia="Arial" w:hAnsi="Arial" w:cs="Arial"/>
          <w:sz w:val="24"/>
          <w:szCs w:val="24"/>
        </w:rPr>
      </w:pPr>
    </w:p>
    <w:p w14:paraId="236C7757" w14:textId="113C2FA7" w:rsidR="008E3481" w:rsidRDefault="008E3481" w:rsidP="008E3481">
      <w:pPr>
        <w:spacing w:after="120" w:line="240" w:lineRule="auto"/>
        <w:rPr>
          <w:rFonts w:ascii="Arial" w:hAnsi="Arial" w:cs="Arial"/>
          <w:sz w:val="24"/>
          <w:szCs w:val="24"/>
          <w:highlight w:val="cyan"/>
        </w:rPr>
      </w:pPr>
      <w:r w:rsidRPr="00F9332E">
        <w:rPr>
          <w:rFonts w:ascii="Arial" w:hAnsi="Arial" w:cs="Arial"/>
          <w:sz w:val="24"/>
          <w:szCs w:val="24"/>
          <w:highlight w:val="cyan"/>
        </w:rPr>
        <w:t>&lt;inserir marcador de progresso&gt;</w:t>
      </w:r>
    </w:p>
    <w:p w14:paraId="4CFCE293" w14:textId="77777777" w:rsidR="00B71FF5" w:rsidRDefault="00B71FF5" w:rsidP="008E3481">
      <w:pPr>
        <w:spacing w:after="120" w:line="240" w:lineRule="auto"/>
        <w:rPr>
          <w:rFonts w:ascii="Arial" w:hAnsi="Arial" w:cs="Arial"/>
          <w:sz w:val="24"/>
          <w:szCs w:val="24"/>
          <w:highlight w:val="cyan"/>
        </w:rPr>
      </w:pPr>
    </w:p>
    <w:p w14:paraId="1C8CF121" w14:textId="77777777" w:rsidR="00B71FF5" w:rsidRDefault="00B71FF5" w:rsidP="008E3481">
      <w:pPr>
        <w:spacing w:after="120" w:line="240" w:lineRule="auto"/>
        <w:rPr>
          <w:rFonts w:ascii="Arial" w:hAnsi="Arial" w:cs="Arial"/>
          <w:sz w:val="24"/>
          <w:szCs w:val="24"/>
          <w:highlight w:val="cyan"/>
        </w:rPr>
      </w:pPr>
    </w:p>
    <w:p w14:paraId="660B3CA7" w14:textId="77777777" w:rsidR="00B71FF5" w:rsidRDefault="00B71FF5" w:rsidP="008E3481">
      <w:pPr>
        <w:spacing w:after="120" w:line="240" w:lineRule="auto"/>
        <w:rPr>
          <w:rFonts w:ascii="Arial" w:hAnsi="Arial" w:cs="Arial"/>
          <w:sz w:val="24"/>
          <w:szCs w:val="24"/>
          <w:highlight w:val="cyan"/>
        </w:rPr>
      </w:pPr>
    </w:p>
    <w:p w14:paraId="5822BF50" w14:textId="77777777" w:rsidR="00B71FF5" w:rsidRPr="008E3481" w:rsidRDefault="00B71FF5" w:rsidP="008E3481">
      <w:pPr>
        <w:spacing w:after="120" w:line="240" w:lineRule="auto"/>
        <w:rPr>
          <w:rFonts w:ascii="Arial" w:hAnsi="Arial" w:cs="Arial"/>
          <w:sz w:val="24"/>
          <w:szCs w:val="24"/>
          <w:highlight w:val="cyan"/>
        </w:rPr>
      </w:pPr>
    </w:p>
    <w:p w14:paraId="51F58E88" w14:textId="3A1E3FD4" w:rsidR="00F9332E" w:rsidRDefault="00F9332E" w:rsidP="00F9332E">
      <w:pPr>
        <w:rPr>
          <w:rFonts w:ascii="Arial" w:eastAsia="Arial" w:hAnsi="Arial" w:cs="Arial"/>
          <w:b/>
          <w:sz w:val="28"/>
          <w:szCs w:val="28"/>
          <w:highlight w:val="green"/>
        </w:rPr>
      </w:pPr>
      <w:r>
        <w:rPr>
          <w:rFonts w:ascii="Arial" w:eastAsia="Arial" w:hAnsi="Arial" w:cs="Arial"/>
          <w:b/>
          <w:sz w:val="28"/>
          <w:szCs w:val="28"/>
          <w:highlight w:val="green"/>
        </w:rPr>
        <w:t>&lt;SCO1</w:t>
      </w:r>
      <w:r w:rsidR="008E3481">
        <w:rPr>
          <w:rFonts w:ascii="Arial" w:eastAsia="Arial" w:hAnsi="Arial" w:cs="Arial"/>
          <w:b/>
          <w:sz w:val="28"/>
          <w:szCs w:val="28"/>
          <w:highlight w:val="green"/>
        </w:rPr>
        <w:t>7</w:t>
      </w:r>
      <w:r>
        <w:rPr>
          <w:rFonts w:ascii="Arial" w:eastAsia="Arial" w:hAnsi="Arial" w:cs="Arial"/>
          <w:b/>
          <w:sz w:val="28"/>
          <w:szCs w:val="28"/>
          <w:highlight w:val="green"/>
        </w:rPr>
        <w:t xml:space="preserve">&gt; MÓDULO </w:t>
      </w:r>
      <w:r w:rsidR="002D253C">
        <w:rPr>
          <w:rFonts w:ascii="Arial" w:eastAsia="Arial" w:hAnsi="Arial" w:cs="Arial"/>
          <w:b/>
          <w:sz w:val="28"/>
          <w:szCs w:val="28"/>
          <w:highlight w:val="green"/>
        </w:rPr>
        <w:t>3</w:t>
      </w:r>
      <w:r>
        <w:rPr>
          <w:rFonts w:ascii="Arial" w:eastAsia="Arial" w:hAnsi="Arial" w:cs="Arial"/>
          <w:b/>
          <w:sz w:val="28"/>
          <w:szCs w:val="28"/>
          <w:highlight w:val="green"/>
        </w:rPr>
        <w:t xml:space="preserve">: </w:t>
      </w:r>
      <w:r w:rsidR="00C276EC">
        <w:rPr>
          <w:rFonts w:ascii="Arial" w:eastAsia="Arial" w:hAnsi="Arial" w:cs="Arial"/>
          <w:b/>
          <w:sz w:val="28"/>
          <w:szCs w:val="28"/>
        </w:rPr>
        <w:t xml:space="preserve">EXECUÇÃO </w:t>
      </w:r>
    </w:p>
    <w:p w14:paraId="5469DB49" w14:textId="352FF8EA" w:rsidR="00F9332E" w:rsidRDefault="00F9332E" w:rsidP="00F9332E">
      <w:pPr>
        <w:spacing w:after="0" w:line="240" w:lineRule="auto"/>
        <w:jc w:val="both"/>
        <w:rPr>
          <w:rFonts w:ascii="Arial" w:eastAsia="Arial" w:hAnsi="Arial" w:cs="Arial"/>
          <w:b/>
        </w:rPr>
      </w:pPr>
      <w:r>
        <w:rPr>
          <w:rFonts w:ascii="Arial" w:eastAsia="Arial" w:hAnsi="Arial" w:cs="Arial"/>
          <w:b/>
          <w:highlight w:val="green"/>
        </w:rPr>
        <w:t>&lt;CAPA&gt; &lt;Título&gt;</w:t>
      </w:r>
      <w:r>
        <w:rPr>
          <w:rFonts w:ascii="Arial" w:eastAsia="Arial" w:hAnsi="Arial" w:cs="Arial"/>
          <w:b/>
        </w:rPr>
        <w:t xml:space="preserve"> MÓDULO </w:t>
      </w:r>
      <w:r w:rsidR="00B46DB7">
        <w:rPr>
          <w:rFonts w:ascii="Arial" w:eastAsia="Arial" w:hAnsi="Arial" w:cs="Arial"/>
          <w:b/>
        </w:rPr>
        <w:t>3</w:t>
      </w:r>
      <w:r>
        <w:rPr>
          <w:rFonts w:ascii="Arial" w:eastAsia="Arial" w:hAnsi="Arial" w:cs="Arial"/>
          <w:b/>
        </w:rPr>
        <w:t xml:space="preserve">: </w:t>
      </w:r>
      <w:r w:rsidR="00C276EC" w:rsidRPr="00C276EC">
        <w:rPr>
          <w:rFonts w:ascii="Arial" w:eastAsia="Arial" w:hAnsi="Arial" w:cs="Arial"/>
          <w:b/>
        </w:rPr>
        <w:t>EXECUÇÃO</w:t>
      </w:r>
    </w:p>
    <w:p w14:paraId="04126D3E" w14:textId="77777777" w:rsidR="00F9332E" w:rsidRDefault="00F9332E" w:rsidP="00940181">
      <w:pPr>
        <w:spacing w:after="0"/>
        <w:rPr>
          <w:rFonts w:ascii="Arial" w:eastAsia="Arial" w:hAnsi="Arial" w:cs="Arial"/>
          <w:sz w:val="24"/>
          <w:szCs w:val="24"/>
        </w:rPr>
      </w:pPr>
    </w:p>
    <w:p w14:paraId="49757A26" w14:textId="2A9238EE" w:rsidR="00B46DB7" w:rsidRDefault="00B46DB7" w:rsidP="00B46DB7">
      <w:pPr>
        <w:spacing w:after="0"/>
        <w:jc w:val="both"/>
        <w:rPr>
          <w:rFonts w:ascii="Arial" w:hAnsi="Arial" w:cs="Arial"/>
          <w:sz w:val="24"/>
          <w:szCs w:val="24"/>
        </w:rPr>
      </w:pPr>
      <w:r>
        <w:rPr>
          <w:rFonts w:ascii="Arial" w:hAnsi="Arial" w:cs="Arial"/>
          <w:sz w:val="24"/>
          <w:szCs w:val="24"/>
        </w:rPr>
        <w:t>Neste módulo você a</w:t>
      </w:r>
      <w:r w:rsidRPr="00B46DB7">
        <w:rPr>
          <w:rFonts w:ascii="Arial" w:hAnsi="Arial" w:cs="Arial"/>
          <w:sz w:val="24"/>
          <w:szCs w:val="24"/>
        </w:rPr>
        <w:t>companhar</w:t>
      </w:r>
      <w:r w:rsidR="006D7AEA">
        <w:rPr>
          <w:rFonts w:ascii="Arial" w:hAnsi="Arial" w:cs="Arial"/>
          <w:sz w:val="24"/>
          <w:szCs w:val="24"/>
        </w:rPr>
        <w:t>á</w:t>
      </w:r>
      <w:r w:rsidRPr="00B46DB7">
        <w:rPr>
          <w:rFonts w:ascii="Arial" w:hAnsi="Arial" w:cs="Arial"/>
          <w:sz w:val="24"/>
          <w:szCs w:val="24"/>
        </w:rPr>
        <w:t xml:space="preserve"> e ajudar a executar</w:t>
      </w:r>
      <w:r w:rsidR="006D7AEA">
        <w:rPr>
          <w:rFonts w:ascii="Arial" w:hAnsi="Arial" w:cs="Arial"/>
          <w:sz w:val="24"/>
          <w:szCs w:val="24"/>
        </w:rPr>
        <w:t>,</w:t>
      </w:r>
      <w:r w:rsidRPr="00B46DB7">
        <w:rPr>
          <w:rFonts w:ascii="Arial" w:hAnsi="Arial" w:cs="Arial"/>
          <w:sz w:val="24"/>
          <w:szCs w:val="24"/>
        </w:rPr>
        <w:t xml:space="preserve"> com a equipe</w:t>
      </w:r>
      <w:r w:rsidR="006D7AEA">
        <w:rPr>
          <w:rFonts w:ascii="Arial" w:hAnsi="Arial" w:cs="Arial"/>
          <w:sz w:val="24"/>
          <w:szCs w:val="24"/>
        </w:rPr>
        <w:t>,</w:t>
      </w:r>
      <w:r w:rsidRPr="00B46DB7">
        <w:rPr>
          <w:rFonts w:ascii="Arial" w:hAnsi="Arial" w:cs="Arial"/>
          <w:sz w:val="24"/>
          <w:szCs w:val="24"/>
        </w:rPr>
        <w:t xml:space="preserve"> os planos de ações, encorajando e realizando as devidas correções, compartilhando conhecimento e comemorando resultados.</w:t>
      </w:r>
    </w:p>
    <w:p w14:paraId="5BB03DAB" w14:textId="77777777" w:rsidR="00FA5932" w:rsidRDefault="00FA5932" w:rsidP="00B46DB7">
      <w:pPr>
        <w:spacing w:after="0"/>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1"/>
        <w:gridCol w:w="4924"/>
      </w:tblGrid>
      <w:tr w:rsidR="00FA5932" w14:paraId="0EFD78AC" w14:textId="77777777" w:rsidTr="00FA5932">
        <w:tc>
          <w:tcPr>
            <w:tcW w:w="4361" w:type="dxa"/>
            <w:shd w:val="clear" w:color="auto" w:fill="auto"/>
          </w:tcPr>
          <w:p w14:paraId="4D28766A" w14:textId="77777777" w:rsidR="00FA5932" w:rsidRDefault="00FA5932" w:rsidP="000D6468">
            <w:pPr>
              <w:spacing w:after="120" w:line="360" w:lineRule="auto"/>
              <w:rPr>
                <w:rFonts w:ascii="Arial" w:eastAsia="Arial" w:hAnsi="Arial" w:cs="Arial"/>
                <w:color w:val="000000"/>
                <w:sz w:val="24"/>
                <w:szCs w:val="24"/>
              </w:rPr>
            </w:pPr>
            <w:r w:rsidRPr="0087672B">
              <w:rPr>
                <w:rFonts w:ascii="Arial" w:eastAsia="Arial" w:hAnsi="Arial" w:cs="Arial"/>
                <w:color w:val="000000"/>
                <w:sz w:val="24"/>
                <w:szCs w:val="24"/>
                <w:highlight w:val="green"/>
              </w:rPr>
              <w:t>&lt;</w:t>
            </w:r>
            <w:r>
              <w:rPr>
                <w:rFonts w:ascii="Arial" w:eastAsia="Arial" w:hAnsi="Arial" w:cs="Arial"/>
                <w:color w:val="000000"/>
                <w:sz w:val="24"/>
                <w:szCs w:val="24"/>
                <w:highlight w:val="green"/>
              </w:rPr>
              <w:t>imagem de um lado e texto do outro</w:t>
            </w:r>
            <w:r w:rsidRPr="0087672B">
              <w:rPr>
                <w:rFonts w:ascii="Arial" w:eastAsia="Arial" w:hAnsi="Arial" w:cs="Arial"/>
                <w:color w:val="000000"/>
                <w:sz w:val="24"/>
                <w:szCs w:val="24"/>
                <w:highlight w:val="green"/>
              </w:rPr>
              <w:t>&gt;</w:t>
            </w:r>
          </w:p>
          <w:p w14:paraId="43F68101" w14:textId="77777777" w:rsidR="00FA5932" w:rsidRDefault="00FA5932" w:rsidP="000D6468">
            <w:pPr>
              <w:spacing w:after="120" w:line="360" w:lineRule="auto"/>
              <w:rPr>
                <w:rFonts w:ascii="Arial" w:hAnsi="Arial" w:cs="Arial"/>
                <w:sz w:val="24"/>
                <w:szCs w:val="24"/>
                <w:highlight w:val="cyan"/>
              </w:rPr>
            </w:pPr>
            <w:r>
              <w:rPr>
                <w:rFonts w:ascii="Arial" w:hAnsi="Arial" w:cs="Arial"/>
                <w:noProof/>
                <w:sz w:val="24"/>
                <w:szCs w:val="24"/>
                <w:lang w:eastAsia="pt-BR"/>
              </w:rPr>
              <w:drawing>
                <wp:inline distT="0" distB="0" distL="0" distR="0" wp14:anchorId="1CB5117F" wp14:editId="698C3C69">
                  <wp:extent cx="2102136" cy="15430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female-business-owner-holding-open-sign-in-grocery-over-zero-waste-shop-interior-conscious-1610691988.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01189" cy="1542355"/>
                          </a:xfrm>
                          <a:prstGeom prst="rect">
                            <a:avLst/>
                          </a:prstGeom>
                        </pic:spPr>
                      </pic:pic>
                    </a:graphicData>
                  </a:graphic>
                </wp:inline>
              </w:drawing>
            </w:r>
          </w:p>
          <w:p w14:paraId="2453AE48" w14:textId="0EC12159" w:rsidR="00FA5932" w:rsidRPr="009F78B7" w:rsidRDefault="00FA5932" w:rsidP="000D6468">
            <w:pPr>
              <w:spacing w:after="120" w:line="360" w:lineRule="auto"/>
              <w:rPr>
                <w:rFonts w:ascii="Arial" w:hAnsi="Arial" w:cs="Arial"/>
                <w:sz w:val="24"/>
                <w:szCs w:val="24"/>
              </w:rPr>
            </w:pPr>
            <w:r w:rsidRPr="00FA5932">
              <w:rPr>
                <w:rFonts w:ascii="Arial" w:hAnsi="Arial" w:cs="Arial"/>
                <w:sz w:val="24"/>
                <w:szCs w:val="24"/>
                <w:highlight w:val="cyan"/>
              </w:rPr>
              <w:t>Shutterstock ID 1610691988</w:t>
            </w:r>
          </w:p>
        </w:tc>
        <w:tc>
          <w:tcPr>
            <w:tcW w:w="4924" w:type="dxa"/>
            <w:shd w:val="clear" w:color="auto" w:fill="auto"/>
          </w:tcPr>
          <w:p w14:paraId="69E7C594" w14:textId="47D37EC8" w:rsidR="00FA5932" w:rsidRDefault="00FA5932" w:rsidP="00FA5932">
            <w:pPr>
              <w:spacing w:after="0"/>
              <w:jc w:val="both"/>
              <w:rPr>
                <w:rFonts w:ascii="Arial" w:hAnsi="Arial" w:cs="Arial"/>
                <w:sz w:val="24"/>
                <w:szCs w:val="24"/>
              </w:rPr>
            </w:pPr>
            <w:r>
              <w:rPr>
                <w:rFonts w:ascii="Arial" w:hAnsi="Arial" w:cs="Arial"/>
                <w:sz w:val="24"/>
                <w:szCs w:val="24"/>
              </w:rPr>
              <w:t>Uma vez que você já e</w:t>
            </w:r>
            <w:r w:rsidRPr="00B46DB7">
              <w:rPr>
                <w:rFonts w:ascii="Arial" w:hAnsi="Arial" w:cs="Arial"/>
                <w:sz w:val="24"/>
                <w:szCs w:val="24"/>
              </w:rPr>
              <w:t>ntende</w:t>
            </w:r>
            <w:r>
              <w:rPr>
                <w:rFonts w:ascii="Arial" w:hAnsi="Arial" w:cs="Arial"/>
                <w:sz w:val="24"/>
                <w:szCs w:val="24"/>
              </w:rPr>
              <w:t>u</w:t>
            </w:r>
            <w:r w:rsidRPr="00B46DB7">
              <w:rPr>
                <w:rFonts w:ascii="Arial" w:hAnsi="Arial" w:cs="Arial"/>
                <w:sz w:val="24"/>
                <w:szCs w:val="24"/>
              </w:rPr>
              <w:t xml:space="preserve"> a importância do planejamento na vida da empresa em busca de maior lucratividade, crescimento e competitividade</w:t>
            </w:r>
            <w:r>
              <w:rPr>
                <w:rFonts w:ascii="Arial" w:hAnsi="Arial" w:cs="Arial"/>
                <w:sz w:val="24"/>
                <w:szCs w:val="24"/>
              </w:rPr>
              <w:t xml:space="preserve"> e realizou</w:t>
            </w:r>
            <w:r w:rsidRPr="00B46DB7">
              <w:rPr>
                <w:rFonts w:ascii="Arial" w:hAnsi="Arial" w:cs="Arial"/>
                <w:sz w:val="24"/>
                <w:szCs w:val="24"/>
              </w:rPr>
              <w:t xml:space="preserve"> a priorização do</w:t>
            </w:r>
            <w:r w:rsidR="006D7AEA">
              <w:rPr>
                <w:rFonts w:ascii="Arial" w:hAnsi="Arial" w:cs="Arial"/>
                <w:sz w:val="24"/>
                <w:szCs w:val="24"/>
              </w:rPr>
              <w:t>s objetivos e metas para alcançá</w:t>
            </w:r>
            <w:r w:rsidRPr="00B46DB7">
              <w:rPr>
                <w:rFonts w:ascii="Arial" w:hAnsi="Arial" w:cs="Arial"/>
                <w:sz w:val="24"/>
                <w:szCs w:val="24"/>
              </w:rPr>
              <w:t>-las</w:t>
            </w:r>
            <w:r>
              <w:rPr>
                <w:rFonts w:ascii="Arial" w:hAnsi="Arial" w:cs="Arial"/>
                <w:sz w:val="24"/>
                <w:szCs w:val="24"/>
              </w:rPr>
              <w:t xml:space="preserve">, é hora de </w:t>
            </w:r>
            <w:r w:rsidRPr="00B46DB7">
              <w:rPr>
                <w:rFonts w:ascii="Arial" w:hAnsi="Arial" w:cs="Arial"/>
                <w:sz w:val="24"/>
                <w:szCs w:val="24"/>
              </w:rPr>
              <w:t>executar e acompanhar os devidos planos</w:t>
            </w:r>
            <w:r>
              <w:rPr>
                <w:rFonts w:ascii="Arial" w:hAnsi="Arial" w:cs="Arial"/>
                <w:sz w:val="24"/>
                <w:szCs w:val="24"/>
              </w:rPr>
              <w:t xml:space="preserve"> de ação</w:t>
            </w:r>
            <w:r w:rsidRPr="00B46DB7">
              <w:rPr>
                <w:rFonts w:ascii="Arial" w:hAnsi="Arial" w:cs="Arial"/>
                <w:sz w:val="24"/>
                <w:szCs w:val="24"/>
              </w:rPr>
              <w:t xml:space="preserve">. </w:t>
            </w:r>
            <w:r>
              <w:rPr>
                <w:rFonts w:ascii="Arial" w:hAnsi="Arial" w:cs="Arial"/>
                <w:sz w:val="24"/>
                <w:szCs w:val="24"/>
              </w:rPr>
              <w:t xml:space="preserve">É preciso </w:t>
            </w:r>
            <w:r w:rsidR="006D7AEA">
              <w:rPr>
                <w:rFonts w:ascii="Arial" w:hAnsi="Arial" w:cs="Arial"/>
                <w:sz w:val="24"/>
                <w:szCs w:val="24"/>
              </w:rPr>
              <w:t xml:space="preserve">colocar </w:t>
            </w:r>
            <w:r w:rsidRPr="00B46DB7">
              <w:rPr>
                <w:rFonts w:ascii="Arial" w:hAnsi="Arial" w:cs="Arial"/>
                <w:sz w:val="24"/>
                <w:szCs w:val="24"/>
              </w:rPr>
              <w:t>a mão na massa e fazer acontecer!</w:t>
            </w:r>
          </w:p>
          <w:p w14:paraId="7B93AAA9" w14:textId="77777777" w:rsidR="00FA5932" w:rsidRDefault="00FA5932" w:rsidP="00FA5932">
            <w:pPr>
              <w:spacing w:after="0"/>
              <w:jc w:val="both"/>
              <w:rPr>
                <w:rFonts w:ascii="Arial" w:hAnsi="Arial" w:cs="Arial"/>
                <w:sz w:val="24"/>
                <w:szCs w:val="24"/>
              </w:rPr>
            </w:pPr>
          </w:p>
          <w:p w14:paraId="3951B79B" w14:textId="09084971" w:rsidR="00FA5932" w:rsidRPr="0087672B" w:rsidRDefault="00FA5932" w:rsidP="00FA5932">
            <w:pPr>
              <w:spacing w:after="0"/>
              <w:jc w:val="both"/>
              <w:rPr>
                <w:szCs w:val="24"/>
              </w:rPr>
            </w:pPr>
            <w:r>
              <w:rPr>
                <w:rFonts w:ascii="Arial" w:hAnsi="Arial" w:cs="Arial"/>
                <w:sz w:val="24"/>
                <w:szCs w:val="24"/>
              </w:rPr>
              <w:t>Você está preparado para isso? Então vamos lá!</w:t>
            </w:r>
          </w:p>
        </w:tc>
      </w:tr>
    </w:tbl>
    <w:p w14:paraId="133AADC1" w14:textId="77777777" w:rsidR="00FA5932" w:rsidRDefault="00FA5932" w:rsidP="00B46DB7">
      <w:pPr>
        <w:spacing w:after="0"/>
        <w:jc w:val="both"/>
        <w:rPr>
          <w:rFonts w:ascii="Arial" w:hAnsi="Arial" w:cs="Arial"/>
          <w:sz w:val="24"/>
          <w:szCs w:val="24"/>
        </w:rPr>
      </w:pPr>
    </w:p>
    <w:p w14:paraId="56CE49CD" w14:textId="77777777" w:rsidR="00FA5932" w:rsidRDefault="00FA5932" w:rsidP="00B46DB7">
      <w:pPr>
        <w:spacing w:after="0"/>
        <w:jc w:val="both"/>
        <w:rPr>
          <w:rFonts w:ascii="Arial" w:hAnsi="Arial" w:cs="Arial"/>
          <w:sz w:val="24"/>
          <w:szCs w:val="24"/>
        </w:rPr>
      </w:pPr>
    </w:p>
    <w:tbl>
      <w:tblPr>
        <w:tblW w:w="90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9"/>
      </w:tblGrid>
      <w:tr w:rsidR="00FA5932" w14:paraId="2B168602" w14:textId="77777777" w:rsidTr="000D6468">
        <w:tc>
          <w:tcPr>
            <w:tcW w:w="9069" w:type="dxa"/>
            <w:shd w:val="clear" w:color="auto" w:fill="auto"/>
            <w:tcMar>
              <w:top w:w="100" w:type="dxa"/>
              <w:left w:w="100" w:type="dxa"/>
              <w:bottom w:w="100" w:type="dxa"/>
              <w:right w:w="100" w:type="dxa"/>
            </w:tcMar>
          </w:tcPr>
          <w:p w14:paraId="284CF317" w14:textId="65AD9C35" w:rsidR="00FA5932" w:rsidRPr="0087672B" w:rsidRDefault="00FA5932" w:rsidP="00FA5932">
            <w:pPr>
              <w:spacing w:before="240" w:after="240"/>
              <w:rPr>
                <w:rFonts w:ascii="Arial" w:eastAsia="Arial" w:hAnsi="Arial" w:cs="Arial"/>
                <w:highlight w:val="cyan"/>
              </w:rPr>
            </w:pPr>
            <w:r w:rsidRPr="00FA5932">
              <w:rPr>
                <w:rFonts w:ascii="Arial" w:eastAsia="Arial" w:hAnsi="Arial" w:cs="Arial"/>
                <w:color w:val="000000"/>
                <w:sz w:val="24"/>
                <w:szCs w:val="24"/>
              </w:rPr>
              <w:t xml:space="preserve">Como </w:t>
            </w:r>
            <w:r>
              <w:rPr>
                <w:rFonts w:ascii="Arial" w:eastAsia="Arial" w:hAnsi="Arial" w:cs="Arial"/>
                <w:color w:val="000000"/>
                <w:sz w:val="24"/>
                <w:szCs w:val="24"/>
              </w:rPr>
              <w:t xml:space="preserve">fazer o </w:t>
            </w:r>
            <w:r w:rsidRPr="00FA5932">
              <w:rPr>
                <w:rFonts w:ascii="Arial" w:eastAsia="Arial" w:hAnsi="Arial" w:cs="Arial"/>
                <w:color w:val="000000"/>
                <w:sz w:val="24"/>
                <w:szCs w:val="24"/>
              </w:rPr>
              <w:t>acompanham</w:t>
            </w:r>
            <w:r>
              <w:rPr>
                <w:rFonts w:ascii="Arial" w:eastAsia="Arial" w:hAnsi="Arial" w:cs="Arial"/>
                <w:color w:val="000000"/>
                <w:sz w:val="24"/>
                <w:szCs w:val="24"/>
              </w:rPr>
              <w:t>ento</w:t>
            </w:r>
            <w:r w:rsidRPr="00FA5932">
              <w:rPr>
                <w:rFonts w:ascii="Arial" w:eastAsia="Arial" w:hAnsi="Arial" w:cs="Arial"/>
                <w:color w:val="000000"/>
                <w:sz w:val="24"/>
                <w:szCs w:val="24"/>
              </w:rPr>
              <w:t xml:space="preserve"> para saber se est</w:t>
            </w:r>
            <w:r>
              <w:rPr>
                <w:rFonts w:ascii="Arial" w:eastAsia="Arial" w:hAnsi="Arial" w:cs="Arial"/>
                <w:color w:val="000000"/>
                <w:sz w:val="24"/>
                <w:szCs w:val="24"/>
              </w:rPr>
              <w:t>á</w:t>
            </w:r>
            <w:r w:rsidRPr="00FA5932">
              <w:rPr>
                <w:rFonts w:ascii="Arial" w:eastAsia="Arial" w:hAnsi="Arial" w:cs="Arial"/>
                <w:color w:val="000000"/>
                <w:sz w:val="24"/>
                <w:szCs w:val="24"/>
              </w:rPr>
              <w:t xml:space="preserve"> no caminho certo?</w:t>
            </w:r>
          </w:p>
        </w:tc>
      </w:tr>
      <w:tr w:rsidR="00FA5932" w14:paraId="511F3C60" w14:textId="77777777" w:rsidTr="000D6468">
        <w:tc>
          <w:tcPr>
            <w:tcW w:w="9069" w:type="dxa"/>
            <w:shd w:val="clear" w:color="auto" w:fill="auto"/>
            <w:tcMar>
              <w:top w:w="100" w:type="dxa"/>
              <w:left w:w="100" w:type="dxa"/>
              <w:bottom w:w="100" w:type="dxa"/>
              <w:right w:w="100" w:type="dxa"/>
            </w:tcMar>
          </w:tcPr>
          <w:p w14:paraId="1A1FCD9A" w14:textId="77777777" w:rsidR="00FA5932" w:rsidRPr="0087672B" w:rsidRDefault="00FA5932" w:rsidP="000D6468">
            <w:pPr>
              <w:widowControl w:val="0"/>
              <w:pBdr>
                <w:top w:val="nil"/>
                <w:left w:val="nil"/>
                <w:bottom w:val="nil"/>
                <w:right w:val="nil"/>
                <w:between w:val="nil"/>
              </w:pBdr>
              <w:spacing w:after="0" w:line="240" w:lineRule="auto"/>
              <w:rPr>
                <w:rFonts w:ascii="Arial" w:eastAsia="Arial" w:hAnsi="Arial" w:cs="Arial"/>
              </w:rPr>
            </w:pPr>
            <w:r w:rsidRPr="0087672B">
              <w:rPr>
                <w:rFonts w:ascii="Arial" w:eastAsia="Arial" w:hAnsi="Arial" w:cs="Arial"/>
                <w:highlight w:val="cyan"/>
              </w:rPr>
              <w:t>&lt;Tabs&gt;</w:t>
            </w:r>
          </w:p>
        </w:tc>
      </w:tr>
      <w:tr w:rsidR="00FA5932" w14:paraId="4D08F2C2" w14:textId="77777777" w:rsidTr="000D6468">
        <w:tc>
          <w:tcPr>
            <w:tcW w:w="9069" w:type="dxa"/>
            <w:shd w:val="clear" w:color="auto" w:fill="auto"/>
            <w:tcMar>
              <w:top w:w="100" w:type="dxa"/>
              <w:left w:w="100" w:type="dxa"/>
              <w:bottom w:w="100" w:type="dxa"/>
              <w:right w:w="100" w:type="dxa"/>
            </w:tcMar>
          </w:tcPr>
          <w:p w14:paraId="7D13DCD1" w14:textId="0071CB81" w:rsidR="00FA5932" w:rsidRDefault="00680C05" w:rsidP="000D6468">
            <w:pPr>
              <w:pStyle w:val="SemEspaamento"/>
              <w:spacing w:line="276" w:lineRule="auto"/>
              <w:jc w:val="both"/>
              <w:rPr>
                <w:b/>
                <w:bCs/>
                <w:color w:val="auto"/>
              </w:rPr>
            </w:pPr>
            <w:r>
              <w:rPr>
                <w:b/>
                <w:bCs/>
                <w:color w:val="auto"/>
              </w:rPr>
              <w:t>C</w:t>
            </w:r>
            <w:r w:rsidRPr="00FA5932">
              <w:rPr>
                <w:b/>
                <w:bCs/>
                <w:color w:val="auto"/>
              </w:rPr>
              <w:t>ompreensão</w:t>
            </w:r>
            <w:r w:rsidR="00FA5932" w:rsidRPr="00FA5932">
              <w:rPr>
                <w:b/>
                <w:bCs/>
                <w:color w:val="auto"/>
              </w:rPr>
              <w:t xml:space="preserve"> dos planos de ação </w:t>
            </w:r>
          </w:p>
          <w:p w14:paraId="03A78794" w14:textId="7E0B3AAE" w:rsidR="00FA5932" w:rsidRPr="0087672B" w:rsidRDefault="00FA5932" w:rsidP="000D6468">
            <w:pPr>
              <w:pStyle w:val="SemEspaamento"/>
              <w:spacing w:line="276" w:lineRule="auto"/>
              <w:jc w:val="both"/>
              <w:rPr>
                <w:szCs w:val="24"/>
                <w:highlight w:val="cyan"/>
              </w:rPr>
            </w:pPr>
            <w:r w:rsidRPr="00FA5932">
              <w:rPr>
                <w:color w:val="auto"/>
              </w:rPr>
              <w:t>Estabeleça a compreensão dos planos de ação por parte de todos envolvidos, pactue ou construa com eles as ações, prazos, metas, resultados. Estabeleça uma agenda de ações e a forma de monitoramento, estabeleça indicadores.</w:t>
            </w:r>
          </w:p>
        </w:tc>
      </w:tr>
      <w:tr w:rsidR="00FA5932" w14:paraId="5313506B" w14:textId="77777777" w:rsidTr="000D6468">
        <w:tc>
          <w:tcPr>
            <w:tcW w:w="9069" w:type="dxa"/>
            <w:shd w:val="clear" w:color="auto" w:fill="auto"/>
            <w:tcMar>
              <w:top w:w="100" w:type="dxa"/>
              <w:left w:w="100" w:type="dxa"/>
              <w:bottom w:w="100" w:type="dxa"/>
              <w:right w:w="100" w:type="dxa"/>
            </w:tcMar>
          </w:tcPr>
          <w:p w14:paraId="7111E738" w14:textId="090E5F52" w:rsidR="00FA5932" w:rsidRDefault="00FA5932" w:rsidP="000D6468">
            <w:pPr>
              <w:pStyle w:val="SemEspaamento"/>
              <w:spacing w:line="276" w:lineRule="auto"/>
              <w:jc w:val="both"/>
              <w:rPr>
                <w:b/>
                <w:color w:val="auto"/>
                <w:szCs w:val="24"/>
              </w:rPr>
            </w:pPr>
            <w:r w:rsidRPr="00FA5932">
              <w:rPr>
                <w:b/>
                <w:color w:val="auto"/>
                <w:szCs w:val="24"/>
              </w:rPr>
              <w:t xml:space="preserve">Reunião </w:t>
            </w:r>
            <w:r>
              <w:rPr>
                <w:b/>
                <w:color w:val="auto"/>
                <w:szCs w:val="24"/>
              </w:rPr>
              <w:t>de equipe</w:t>
            </w:r>
            <w:r w:rsidRPr="00FA5932">
              <w:rPr>
                <w:b/>
                <w:color w:val="auto"/>
                <w:szCs w:val="24"/>
              </w:rPr>
              <w:t xml:space="preserve"> </w:t>
            </w:r>
          </w:p>
          <w:p w14:paraId="0DF38A75" w14:textId="01ADD247" w:rsidR="00FA5932" w:rsidRPr="0087672B" w:rsidRDefault="00FA5932" w:rsidP="000D6468">
            <w:pPr>
              <w:pStyle w:val="SemEspaamento"/>
              <w:spacing w:line="276" w:lineRule="auto"/>
              <w:jc w:val="both"/>
              <w:rPr>
                <w:noProof/>
                <w:szCs w:val="24"/>
              </w:rPr>
            </w:pPr>
            <w:r w:rsidRPr="00FA5932">
              <w:rPr>
                <w:color w:val="auto"/>
                <w:szCs w:val="24"/>
              </w:rPr>
              <w:t>Uma forma eficiente de checar se o andamento das ações do plano está no caminho certo é através de uma reunião de equipe. Dê um nome para essa reunião e a torne recorrente. Pode chamar de “Reunião das Ações” ou “Reunião de Resultados”, a agenda pode ser diária, semanal ou quinzenal, a periodicidade vai depender do tempo das ações, mas o importante é identificar onde o plano funcionou e onde não deu certo. Identifique os desvios para mais e para</w:t>
            </w:r>
            <w:r w:rsidR="006D7AEA">
              <w:rPr>
                <w:color w:val="auto"/>
                <w:szCs w:val="24"/>
              </w:rPr>
              <w:t xml:space="preserve"> menos</w:t>
            </w:r>
            <w:r w:rsidRPr="00FA5932">
              <w:rPr>
                <w:color w:val="auto"/>
                <w:szCs w:val="24"/>
              </w:rPr>
              <w:t xml:space="preserve"> e</w:t>
            </w:r>
            <w:r w:rsidR="006D7AEA">
              <w:rPr>
                <w:color w:val="auto"/>
                <w:szCs w:val="24"/>
              </w:rPr>
              <w:t>,</w:t>
            </w:r>
            <w:r w:rsidRPr="00FA5932">
              <w:rPr>
                <w:color w:val="auto"/>
                <w:szCs w:val="24"/>
              </w:rPr>
              <w:t xml:space="preserve"> </w:t>
            </w:r>
            <w:r w:rsidRPr="00FA5932">
              <w:rPr>
                <w:color w:val="auto"/>
                <w:szCs w:val="24"/>
              </w:rPr>
              <w:lastRenderedPageBreak/>
              <w:t>em seguida</w:t>
            </w:r>
            <w:r w:rsidR="006D7AEA">
              <w:rPr>
                <w:color w:val="auto"/>
                <w:szCs w:val="24"/>
              </w:rPr>
              <w:t>,</w:t>
            </w:r>
            <w:r w:rsidRPr="00FA5932">
              <w:rPr>
                <w:color w:val="auto"/>
                <w:szCs w:val="24"/>
              </w:rPr>
              <w:t xml:space="preserve"> discuta com a equipe as correções necessárias. Caso a empresa não tenha equipe, da mesma forma separe um período na agenda para análises.</w:t>
            </w:r>
          </w:p>
        </w:tc>
      </w:tr>
      <w:tr w:rsidR="00FA5932" w14:paraId="7BE674CC" w14:textId="77777777" w:rsidTr="000D6468">
        <w:tc>
          <w:tcPr>
            <w:tcW w:w="9069" w:type="dxa"/>
            <w:shd w:val="clear" w:color="auto" w:fill="auto"/>
            <w:tcMar>
              <w:top w:w="100" w:type="dxa"/>
              <w:left w:w="100" w:type="dxa"/>
              <w:bottom w:w="100" w:type="dxa"/>
              <w:right w:w="100" w:type="dxa"/>
            </w:tcMar>
          </w:tcPr>
          <w:p w14:paraId="071BD412" w14:textId="23057676" w:rsidR="00FA5932" w:rsidRDefault="00FA5932" w:rsidP="000D6468">
            <w:pPr>
              <w:pStyle w:val="SemEspaamento"/>
              <w:spacing w:line="276" w:lineRule="auto"/>
              <w:jc w:val="both"/>
              <w:rPr>
                <w:b/>
                <w:color w:val="auto"/>
                <w:szCs w:val="24"/>
              </w:rPr>
            </w:pPr>
            <w:r>
              <w:rPr>
                <w:b/>
                <w:color w:val="auto"/>
                <w:szCs w:val="24"/>
              </w:rPr>
              <w:lastRenderedPageBreak/>
              <w:t>Sincronização d</w:t>
            </w:r>
            <w:r w:rsidRPr="00FA5932">
              <w:rPr>
                <w:b/>
                <w:color w:val="auto"/>
                <w:szCs w:val="24"/>
              </w:rPr>
              <w:t xml:space="preserve">as ações e equipes </w:t>
            </w:r>
          </w:p>
          <w:p w14:paraId="69E7C7BC" w14:textId="2C8313C3" w:rsidR="00FA5932" w:rsidRPr="0087672B" w:rsidRDefault="00C37541" w:rsidP="000D6468">
            <w:pPr>
              <w:pStyle w:val="SemEspaamento"/>
              <w:spacing w:line="276" w:lineRule="auto"/>
              <w:jc w:val="both"/>
              <w:rPr>
                <w:b/>
                <w:color w:val="auto"/>
                <w:szCs w:val="24"/>
              </w:rPr>
            </w:pPr>
            <w:r>
              <w:rPr>
                <w:color w:val="auto"/>
                <w:szCs w:val="24"/>
              </w:rPr>
              <w:t>Lembrando que o plano de ação</w:t>
            </w:r>
            <w:r w:rsidR="00FA5932" w:rsidRPr="00FA5932">
              <w:rPr>
                <w:color w:val="auto"/>
                <w:szCs w:val="24"/>
              </w:rPr>
              <w:t xml:space="preserve"> pode não ser único, </w:t>
            </w:r>
            <w:r>
              <w:rPr>
                <w:color w:val="auto"/>
                <w:szCs w:val="24"/>
              </w:rPr>
              <w:t xml:space="preserve">e que há </w:t>
            </w:r>
            <w:r w:rsidR="00FA5932" w:rsidRPr="00FA5932">
              <w:rPr>
                <w:color w:val="auto"/>
                <w:szCs w:val="24"/>
              </w:rPr>
              <w:t>grandes chances de sua empresa possuir mais de um plano de ação e eles estarem em execução de forma simultânea. Pode</w:t>
            </w:r>
            <w:r>
              <w:rPr>
                <w:color w:val="auto"/>
                <w:szCs w:val="24"/>
              </w:rPr>
              <w:t>,</w:t>
            </w:r>
            <w:r w:rsidR="00FA5932" w:rsidRPr="00FA5932">
              <w:rPr>
                <w:color w:val="auto"/>
                <w:szCs w:val="24"/>
              </w:rPr>
              <w:t xml:space="preserve"> ainda, ter mais de uma equipe envolvida e comprometida com os resultados individuais de cada plano, neste caso há </w:t>
            </w:r>
            <w:r>
              <w:rPr>
                <w:color w:val="auto"/>
                <w:szCs w:val="24"/>
              </w:rPr>
              <w:t xml:space="preserve">a </w:t>
            </w:r>
            <w:r w:rsidR="00FA5932" w:rsidRPr="00FA5932">
              <w:rPr>
                <w:color w:val="auto"/>
                <w:szCs w:val="24"/>
              </w:rPr>
              <w:t>necessidade de alguém na empresa que consiga olhar o todo, sincronizar as ações e equipes. Tendo equipe ou trabalhando de forma individual, esse “alguém” normalmente é o empresário e precisa ter a visão geral, que começou no planejamento, passou pelo estabelecimento das metas e resulta no sucesso do plano.</w:t>
            </w:r>
          </w:p>
        </w:tc>
      </w:tr>
    </w:tbl>
    <w:p w14:paraId="0F428B58" w14:textId="77777777" w:rsidR="00B46DB7" w:rsidRDefault="00B46DB7" w:rsidP="00B46DB7">
      <w:pPr>
        <w:spacing w:after="0"/>
        <w:jc w:val="both"/>
        <w:rPr>
          <w:rFonts w:ascii="Arial" w:hAnsi="Arial" w:cs="Arial"/>
          <w:sz w:val="24"/>
          <w:szCs w:val="24"/>
        </w:rPr>
      </w:pPr>
    </w:p>
    <w:p w14:paraId="08FF4A57" w14:textId="77777777" w:rsidR="00EE68FA" w:rsidRDefault="00EE68FA" w:rsidP="00940181">
      <w:pPr>
        <w:spacing w:after="0"/>
        <w:rPr>
          <w:rFonts w:ascii="Arial" w:eastAsia="Arial" w:hAnsi="Arial" w:cs="Arial"/>
          <w:sz w:val="24"/>
          <w:szCs w:val="24"/>
        </w:rPr>
      </w:pPr>
    </w:p>
    <w:tbl>
      <w:tblPr>
        <w:tblStyle w:val="Tabelacomgrade"/>
        <w:tblW w:w="0" w:type="auto"/>
        <w:tblLook w:val="04A0" w:firstRow="1" w:lastRow="0" w:firstColumn="1" w:lastColumn="0" w:noHBand="0" w:noVBand="1"/>
      </w:tblPr>
      <w:tblGrid>
        <w:gridCol w:w="9209"/>
      </w:tblGrid>
      <w:tr w:rsidR="00EE68FA" w14:paraId="21181827" w14:textId="77777777" w:rsidTr="009428D3">
        <w:tc>
          <w:tcPr>
            <w:tcW w:w="9209" w:type="dxa"/>
          </w:tcPr>
          <w:p w14:paraId="48773AD0" w14:textId="77777777" w:rsidR="00EE68FA" w:rsidRDefault="00EE68FA" w:rsidP="009428D3">
            <w:pPr>
              <w:spacing w:before="240" w:after="240"/>
              <w:rPr>
                <w:rFonts w:ascii="Arial" w:eastAsia="Arial" w:hAnsi="Arial" w:cs="Arial"/>
                <w:bCs/>
                <w:sz w:val="24"/>
                <w:szCs w:val="24"/>
              </w:rPr>
            </w:pPr>
            <w:r w:rsidRPr="009658B9">
              <w:rPr>
                <w:rFonts w:ascii="Arial" w:eastAsia="Arial" w:hAnsi="Arial" w:cs="Arial"/>
                <w:color w:val="000000"/>
                <w:sz w:val="24"/>
                <w:szCs w:val="24"/>
                <w:highlight w:val="green"/>
              </w:rPr>
              <w:t xml:space="preserve">&lt;Recurso Educacional </w:t>
            </w:r>
            <w:r w:rsidRPr="009658B9">
              <w:rPr>
                <w:rFonts w:ascii="Arial" w:eastAsia="Arial" w:hAnsi="Arial" w:cs="Arial"/>
                <w:b/>
                <w:color w:val="000000"/>
                <w:sz w:val="24"/>
                <w:szCs w:val="24"/>
                <w:highlight w:val="green"/>
              </w:rPr>
              <w:t>“</w:t>
            </w:r>
            <w:r>
              <w:rPr>
                <w:rFonts w:ascii="Arial" w:eastAsia="Arial" w:hAnsi="Arial" w:cs="Arial"/>
                <w:b/>
                <w:color w:val="000000"/>
                <w:sz w:val="24"/>
                <w:szCs w:val="24"/>
                <w:highlight w:val="green"/>
              </w:rPr>
              <w:t>Insight de Empreendedor</w:t>
            </w:r>
            <w:r>
              <w:rPr>
                <w:rFonts w:ascii="Arial" w:eastAsia="Arial" w:hAnsi="Arial" w:cs="Arial"/>
                <w:b/>
                <w:color w:val="000000"/>
                <w:sz w:val="24"/>
                <w:szCs w:val="24"/>
              </w:rPr>
              <w:t>”</w:t>
            </w:r>
          </w:p>
        </w:tc>
      </w:tr>
      <w:tr w:rsidR="008E3481" w14:paraId="40775B93" w14:textId="77777777" w:rsidTr="009428D3">
        <w:tc>
          <w:tcPr>
            <w:tcW w:w="9209" w:type="dxa"/>
          </w:tcPr>
          <w:p w14:paraId="1647182E" w14:textId="07818A43" w:rsidR="008E3481" w:rsidRPr="009658B9" w:rsidRDefault="008E3481" w:rsidP="00C37541">
            <w:pPr>
              <w:spacing w:before="240" w:after="240"/>
              <w:rPr>
                <w:rFonts w:ascii="Arial" w:eastAsia="Arial" w:hAnsi="Arial" w:cs="Arial"/>
                <w:color w:val="000000"/>
                <w:sz w:val="24"/>
                <w:szCs w:val="24"/>
                <w:highlight w:val="green"/>
              </w:rPr>
            </w:pPr>
            <w:r w:rsidRPr="008E3481">
              <w:rPr>
                <w:rFonts w:ascii="Arial" w:eastAsia="Arial" w:hAnsi="Arial" w:cs="Arial"/>
                <w:color w:val="000000"/>
                <w:sz w:val="24"/>
                <w:szCs w:val="24"/>
              </w:rPr>
              <w:t>Você já realizou alguns cursos e deles originaram metas e indicadores de performance. Existem metas e indicadores nas diversas áreas</w:t>
            </w:r>
            <w:r w:rsidR="00C37541">
              <w:rPr>
                <w:rFonts w:ascii="Arial" w:eastAsia="Arial" w:hAnsi="Arial" w:cs="Arial"/>
                <w:color w:val="000000"/>
                <w:sz w:val="24"/>
                <w:szCs w:val="24"/>
              </w:rPr>
              <w:t>,</w:t>
            </w:r>
            <w:r w:rsidRPr="008E3481">
              <w:rPr>
                <w:rFonts w:ascii="Arial" w:eastAsia="Arial" w:hAnsi="Arial" w:cs="Arial"/>
                <w:color w:val="000000"/>
                <w:sz w:val="24"/>
                <w:szCs w:val="24"/>
              </w:rPr>
              <w:t xml:space="preserve"> como as financeiras, de recursos humanos, produção/logística e marketing. Neste curso, você terá em mãos um planejamento com abrangência de diversos cenários, </w:t>
            </w:r>
            <w:r>
              <w:rPr>
                <w:rFonts w:ascii="Arial" w:eastAsia="Arial" w:hAnsi="Arial" w:cs="Arial"/>
                <w:color w:val="000000"/>
                <w:sz w:val="24"/>
                <w:szCs w:val="24"/>
              </w:rPr>
              <w:t xml:space="preserve">mas o trabalho não acaba aqui. </w:t>
            </w:r>
            <w:r w:rsidRPr="008E3481">
              <w:rPr>
                <w:rFonts w:ascii="Arial" w:eastAsia="Arial" w:hAnsi="Arial" w:cs="Arial"/>
                <w:color w:val="000000"/>
                <w:sz w:val="24"/>
                <w:szCs w:val="24"/>
              </w:rPr>
              <w:t>Pelo contrário, o conhecimento de como elaborar e executar estes planos faz com que você coloque todas as metas com seus indicadores neste modelo</w:t>
            </w:r>
            <w:r w:rsidR="00C37541">
              <w:rPr>
                <w:rFonts w:ascii="Arial" w:eastAsia="Arial" w:hAnsi="Arial" w:cs="Arial"/>
                <w:color w:val="000000"/>
                <w:sz w:val="24"/>
                <w:szCs w:val="24"/>
              </w:rPr>
              <w:t>. E</w:t>
            </w:r>
            <w:r w:rsidRPr="008E3481">
              <w:rPr>
                <w:rFonts w:ascii="Arial" w:eastAsia="Arial" w:hAnsi="Arial" w:cs="Arial"/>
                <w:color w:val="000000"/>
                <w:sz w:val="24"/>
                <w:szCs w:val="24"/>
              </w:rPr>
              <w:t>labore um plano de ação para cada área e seus respectivos resultados/indicadores. Lembre-se, o plano de ação no método 5W2H dá uma flexibilidade enorme para acompanhar todos os resultados, mas precisa sempre finalizar o que foi planejado para saber.</w:t>
            </w:r>
          </w:p>
        </w:tc>
      </w:tr>
    </w:tbl>
    <w:p w14:paraId="71561C0C" w14:textId="77777777" w:rsidR="002D253C" w:rsidRDefault="002D253C" w:rsidP="00C94992">
      <w:pPr>
        <w:spacing w:after="0"/>
        <w:rPr>
          <w:rFonts w:ascii="Arial" w:eastAsia="Arial" w:hAnsi="Arial" w:cs="Arial"/>
          <w:sz w:val="24"/>
          <w:szCs w:val="24"/>
        </w:rPr>
      </w:pPr>
    </w:p>
    <w:p w14:paraId="58E99FE0" w14:textId="77777777" w:rsidR="00F000BD" w:rsidRPr="00F000BD" w:rsidRDefault="00F000BD" w:rsidP="00F000BD">
      <w:pPr>
        <w:spacing w:after="120" w:line="240" w:lineRule="auto"/>
        <w:rPr>
          <w:rFonts w:ascii="Arial" w:hAnsi="Arial" w:cs="Arial"/>
          <w:sz w:val="24"/>
          <w:szCs w:val="24"/>
        </w:rPr>
      </w:pPr>
      <w:r w:rsidRPr="00F000BD">
        <w:rPr>
          <w:rFonts w:ascii="Arial" w:hAnsi="Arial" w:cs="Arial"/>
          <w:b/>
          <w:highlight w:val="cyan"/>
        </w:rPr>
        <w:t xml:space="preserve">&lt;H2&gt; </w:t>
      </w:r>
      <w:r w:rsidRPr="00F000BD">
        <w:rPr>
          <w:rFonts w:ascii="Arial" w:hAnsi="Arial" w:cs="Arial"/>
          <w:sz w:val="24"/>
          <w:szCs w:val="24"/>
        </w:rPr>
        <w:t>Parabéns! Você concluiu o último módulo do curso.</w:t>
      </w:r>
    </w:p>
    <w:p w14:paraId="3EB07DA7" w14:textId="77777777" w:rsidR="0010720C" w:rsidRPr="00F000BD" w:rsidRDefault="0010720C" w:rsidP="002E0775">
      <w:pPr>
        <w:spacing w:after="0"/>
        <w:jc w:val="both"/>
        <w:rPr>
          <w:rFonts w:ascii="Arial" w:eastAsia="Arial" w:hAnsi="Arial" w:cs="Arial"/>
          <w:sz w:val="24"/>
          <w:szCs w:val="24"/>
        </w:rPr>
      </w:pPr>
    </w:p>
    <w:p w14:paraId="7A536539" w14:textId="77777777" w:rsidR="00F000BD" w:rsidRPr="00F000BD" w:rsidRDefault="00F000BD" w:rsidP="008E3481">
      <w:pPr>
        <w:spacing w:after="120" w:line="240" w:lineRule="auto"/>
        <w:jc w:val="both"/>
        <w:rPr>
          <w:rFonts w:ascii="Arial" w:hAnsi="Arial" w:cs="Arial"/>
          <w:sz w:val="24"/>
          <w:szCs w:val="24"/>
        </w:rPr>
      </w:pPr>
      <w:r w:rsidRPr="00F000BD">
        <w:rPr>
          <w:rFonts w:ascii="Arial" w:hAnsi="Arial" w:cs="Arial"/>
          <w:sz w:val="24"/>
          <w:szCs w:val="24"/>
        </w:rPr>
        <w:t>Avance para realizar a atividade de aprendizagem do curso e testar os conhecimentos adquiridos por aqui.</w:t>
      </w:r>
    </w:p>
    <w:p w14:paraId="69946D2E" w14:textId="77777777" w:rsidR="008E3481" w:rsidRDefault="008E3481" w:rsidP="005E6F64">
      <w:pPr>
        <w:rPr>
          <w:rFonts w:ascii="Arial" w:eastAsia="Arial" w:hAnsi="Arial" w:cs="Arial"/>
          <w:sz w:val="24"/>
          <w:szCs w:val="24"/>
        </w:rPr>
      </w:pPr>
    </w:p>
    <w:p w14:paraId="310CB63E" w14:textId="5949E2E2" w:rsidR="008E3481" w:rsidRPr="00F000BD" w:rsidRDefault="008E3481" w:rsidP="008E3481">
      <w:pPr>
        <w:spacing w:after="120" w:line="240" w:lineRule="auto"/>
        <w:rPr>
          <w:rFonts w:ascii="Arial" w:hAnsi="Arial" w:cs="Arial"/>
          <w:sz w:val="24"/>
          <w:szCs w:val="24"/>
          <w:highlight w:val="cyan"/>
        </w:rPr>
      </w:pPr>
      <w:r w:rsidRPr="00F000BD">
        <w:rPr>
          <w:rFonts w:ascii="Arial" w:hAnsi="Arial" w:cs="Arial"/>
          <w:sz w:val="24"/>
          <w:szCs w:val="24"/>
          <w:highlight w:val="cyan"/>
        </w:rPr>
        <w:t>&lt;inserir marcador de progresso&gt;</w:t>
      </w:r>
    </w:p>
    <w:p w14:paraId="000001AA" w14:textId="007C162D" w:rsidR="00D96ACF" w:rsidRDefault="00671920" w:rsidP="005E6F64">
      <w:pPr>
        <w:rPr>
          <w:rFonts w:ascii="Arial" w:eastAsia="Arial" w:hAnsi="Arial" w:cs="Arial"/>
          <w:b/>
          <w:sz w:val="28"/>
          <w:szCs w:val="28"/>
          <w:highlight w:val="green"/>
        </w:rPr>
      </w:pPr>
      <w:r>
        <w:rPr>
          <w:rFonts w:ascii="Arial" w:eastAsia="Arial" w:hAnsi="Arial" w:cs="Arial"/>
          <w:sz w:val="24"/>
          <w:szCs w:val="24"/>
        </w:rPr>
        <w:br w:type="page"/>
      </w:r>
      <w:bookmarkStart w:id="21" w:name="_heading=h.vrv8rfjb1578" w:colFirst="0" w:colLast="0"/>
      <w:bookmarkEnd w:id="21"/>
      <w:r w:rsidR="00DC1889">
        <w:rPr>
          <w:rFonts w:ascii="Arial" w:eastAsia="Arial" w:hAnsi="Arial" w:cs="Arial"/>
          <w:b/>
          <w:sz w:val="28"/>
          <w:szCs w:val="28"/>
          <w:highlight w:val="green"/>
        </w:rPr>
        <w:lastRenderedPageBreak/>
        <w:t>&lt;SCO</w:t>
      </w:r>
      <w:r w:rsidR="00F000BD">
        <w:rPr>
          <w:rFonts w:ascii="Arial" w:eastAsia="Arial" w:hAnsi="Arial" w:cs="Arial"/>
          <w:b/>
          <w:sz w:val="28"/>
          <w:szCs w:val="28"/>
          <w:highlight w:val="green"/>
        </w:rPr>
        <w:t>1</w:t>
      </w:r>
      <w:r w:rsidR="008E3481">
        <w:rPr>
          <w:rFonts w:ascii="Arial" w:eastAsia="Arial" w:hAnsi="Arial" w:cs="Arial"/>
          <w:b/>
          <w:sz w:val="28"/>
          <w:szCs w:val="28"/>
          <w:highlight w:val="green"/>
        </w:rPr>
        <w:t>8</w:t>
      </w:r>
      <w:r w:rsidR="00DC1889">
        <w:rPr>
          <w:rFonts w:ascii="Arial" w:eastAsia="Arial" w:hAnsi="Arial" w:cs="Arial"/>
          <w:b/>
          <w:sz w:val="28"/>
          <w:szCs w:val="28"/>
          <w:highlight w:val="green"/>
        </w:rPr>
        <w:t xml:space="preserve">&gt; </w:t>
      </w:r>
      <w:r w:rsidR="00B1330C">
        <w:rPr>
          <w:rFonts w:ascii="Arial" w:eastAsia="Arial" w:hAnsi="Arial" w:cs="Arial"/>
          <w:b/>
          <w:sz w:val="28"/>
          <w:szCs w:val="28"/>
          <w:highlight w:val="green"/>
        </w:rPr>
        <w:t>ATIVIDADE DE APRENDIZAGEM</w:t>
      </w:r>
    </w:p>
    <w:p w14:paraId="000001AB" w14:textId="2B28DE04" w:rsidR="00D96ACF" w:rsidRDefault="00DC1889">
      <w:pPr>
        <w:spacing w:after="0"/>
        <w:jc w:val="both"/>
        <w:rPr>
          <w:rFonts w:ascii="Arial" w:eastAsia="Arial" w:hAnsi="Arial" w:cs="Arial"/>
          <w:b/>
        </w:rPr>
      </w:pPr>
      <w:r>
        <w:rPr>
          <w:rFonts w:ascii="Arial" w:eastAsia="Arial" w:hAnsi="Arial" w:cs="Arial"/>
          <w:b/>
          <w:highlight w:val="green"/>
        </w:rPr>
        <w:t>&lt;CAPA&gt; &lt;Título&gt;</w:t>
      </w:r>
      <w:r>
        <w:rPr>
          <w:rFonts w:ascii="Arial" w:eastAsia="Arial" w:hAnsi="Arial" w:cs="Arial"/>
          <w:b/>
        </w:rPr>
        <w:t xml:space="preserve"> </w:t>
      </w:r>
      <w:commentRangeStart w:id="22"/>
      <w:commentRangeStart w:id="23"/>
      <w:r w:rsidR="00B1330C">
        <w:rPr>
          <w:rFonts w:ascii="Arial" w:eastAsia="Arial" w:hAnsi="Arial" w:cs="Arial"/>
          <w:b/>
        </w:rPr>
        <w:t>ATIVIDADE DE APRENDIZAGEM</w:t>
      </w:r>
      <w:commentRangeEnd w:id="22"/>
      <w:r w:rsidR="008E3481">
        <w:rPr>
          <w:rStyle w:val="Refdecomentrio"/>
        </w:rPr>
        <w:commentReference w:id="22"/>
      </w:r>
      <w:commentRangeEnd w:id="23"/>
      <w:r w:rsidR="00680C05">
        <w:rPr>
          <w:rStyle w:val="Refdecomentrio"/>
        </w:rPr>
        <w:commentReference w:id="23"/>
      </w:r>
    </w:p>
    <w:p w14:paraId="000001AC" w14:textId="77777777" w:rsidR="00D96ACF" w:rsidRPr="0087672B" w:rsidRDefault="00D96ACF">
      <w:pPr>
        <w:spacing w:after="0"/>
        <w:jc w:val="both"/>
        <w:rPr>
          <w:rFonts w:ascii="Arial" w:eastAsia="Arial" w:hAnsi="Arial" w:cs="Arial"/>
          <w:highlight w:val="lightGray"/>
        </w:rPr>
      </w:pPr>
    </w:p>
    <w:p w14:paraId="000001AD" w14:textId="191EB30A" w:rsidR="00D96ACF" w:rsidRDefault="008E3481">
      <w:pPr>
        <w:spacing w:after="0" w:line="360" w:lineRule="auto"/>
        <w:jc w:val="both"/>
        <w:rPr>
          <w:rFonts w:ascii="Arial" w:eastAsia="Arial" w:hAnsi="Arial" w:cs="Arial"/>
        </w:rPr>
      </w:pPr>
      <w:bookmarkStart w:id="24" w:name="_heading=h.wupqlpj7js80" w:colFirst="0" w:colLast="0"/>
      <w:bookmarkEnd w:id="24"/>
      <w:r>
        <w:rPr>
          <w:rFonts w:ascii="Arial" w:eastAsia="Arial" w:hAnsi="Arial" w:cs="Arial"/>
          <w:noProof/>
          <w:lang w:eastAsia="pt-BR"/>
        </w:rPr>
        <w:drawing>
          <wp:inline distT="0" distB="0" distL="0" distR="0" wp14:anchorId="49C7401A" wp14:editId="39D2D18A">
            <wp:extent cx="3009900" cy="2209384"/>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smiling-young-african-american-teen-girl-wear-headphones-video-calling-on-laptop-happy-mixed-race-1674759265.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008544" cy="2208389"/>
                    </a:xfrm>
                    <a:prstGeom prst="rect">
                      <a:avLst/>
                    </a:prstGeom>
                  </pic:spPr>
                </pic:pic>
              </a:graphicData>
            </a:graphic>
          </wp:inline>
        </w:drawing>
      </w:r>
    </w:p>
    <w:p w14:paraId="000001AE" w14:textId="0958EC05" w:rsidR="00D96ACF" w:rsidRPr="008E3481" w:rsidRDefault="008E3481">
      <w:pPr>
        <w:spacing w:after="0" w:line="360" w:lineRule="auto"/>
        <w:jc w:val="both"/>
        <w:rPr>
          <w:rFonts w:ascii="Arial" w:eastAsia="Arial" w:hAnsi="Arial" w:cs="Arial"/>
          <w:highlight w:val="cyan"/>
        </w:rPr>
      </w:pPr>
      <w:bookmarkStart w:id="25" w:name="_heading=h.23bp767hqq0v" w:colFirst="0" w:colLast="0"/>
      <w:bookmarkEnd w:id="25"/>
      <w:r w:rsidRPr="008E3481">
        <w:rPr>
          <w:rFonts w:ascii="Arial" w:eastAsia="Arial" w:hAnsi="Arial" w:cs="Arial"/>
          <w:color w:val="000000"/>
          <w:sz w:val="24"/>
          <w:szCs w:val="24"/>
          <w:highlight w:val="cyan"/>
        </w:rPr>
        <w:t>Shutterstock</w:t>
      </w:r>
      <w:r w:rsidR="002E0775" w:rsidRPr="008E3481">
        <w:rPr>
          <w:rFonts w:ascii="Arial" w:eastAsia="Arial" w:hAnsi="Arial" w:cs="Arial"/>
          <w:highlight w:val="cyan"/>
        </w:rPr>
        <w:t xml:space="preserve"> </w:t>
      </w:r>
      <w:r w:rsidR="00DC1889" w:rsidRPr="008E3481">
        <w:rPr>
          <w:rFonts w:ascii="Arial" w:eastAsia="Arial" w:hAnsi="Arial" w:cs="Arial"/>
          <w:highlight w:val="cyan"/>
        </w:rPr>
        <w:t xml:space="preserve">ID </w:t>
      </w:r>
      <w:r w:rsidRPr="008E3481">
        <w:rPr>
          <w:rFonts w:ascii="Arial" w:eastAsia="Arial" w:hAnsi="Arial" w:cs="Arial"/>
          <w:highlight w:val="cyan"/>
        </w:rPr>
        <w:t>1674759265</w:t>
      </w:r>
    </w:p>
    <w:p w14:paraId="4781DDC3" w14:textId="77777777" w:rsidR="005E6F64" w:rsidRDefault="005E6F64">
      <w:pPr>
        <w:spacing w:after="0" w:line="360" w:lineRule="auto"/>
        <w:jc w:val="both"/>
        <w:rPr>
          <w:rFonts w:ascii="Arial" w:eastAsia="Arial" w:hAnsi="Arial" w:cs="Arial"/>
          <w:highlight w:val="cyan"/>
        </w:rPr>
      </w:pPr>
    </w:p>
    <w:p w14:paraId="42EACF29" w14:textId="6AED5201" w:rsidR="00C94992" w:rsidRPr="00C94992" w:rsidRDefault="00C94992" w:rsidP="00C94992">
      <w:pPr>
        <w:rPr>
          <w:rFonts w:ascii="Arial" w:hAnsi="Arial" w:cs="Arial"/>
          <w:sz w:val="24"/>
          <w:szCs w:val="24"/>
        </w:rPr>
      </w:pPr>
      <w:bookmarkStart w:id="26" w:name="_heading=h.69wp1cwdfa4n" w:colFirst="0" w:colLast="0"/>
      <w:bookmarkEnd w:id="26"/>
      <w:r w:rsidRPr="00C94992">
        <w:rPr>
          <w:rFonts w:ascii="Arial" w:hAnsi="Arial" w:cs="Arial"/>
          <w:b/>
          <w:sz w:val="24"/>
          <w:szCs w:val="24"/>
          <w:highlight w:val="cyan"/>
        </w:rPr>
        <w:t>&lt;h2&gt;</w:t>
      </w:r>
      <w:r w:rsidRPr="00C94992">
        <w:rPr>
          <w:rFonts w:ascii="Arial" w:hAnsi="Arial" w:cs="Arial"/>
          <w:sz w:val="24"/>
          <w:szCs w:val="24"/>
          <w:highlight w:val="cyan"/>
        </w:rPr>
        <w:t xml:space="preserve"> </w:t>
      </w:r>
      <w:r w:rsidRPr="00C94992">
        <w:rPr>
          <w:rFonts w:ascii="Arial" w:hAnsi="Arial" w:cs="Arial"/>
          <w:sz w:val="24"/>
          <w:szCs w:val="24"/>
        </w:rPr>
        <w:t xml:space="preserve">Antes de seguir para o encerramento, que tal testar um pouco o que você aprendeu aqui no curso </w:t>
      </w:r>
      <w:r w:rsidR="008E3481" w:rsidRPr="008E3481">
        <w:rPr>
          <w:rFonts w:ascii="Arial" w:hAnsi="Arial" w:cs="Arial"/>
          <w:b/>
          <w:sz w:val="24"/>
          <w:szCs w:val="24"/>
        </w:rPr>
        <w:t xml:space="preserve">Planejamento e </w:t>
      </w:r>
      <w:r w:rsidRPr="008E3481">
        <w:rPr>
          <w:rFonts w:ascii="Arial" w:hAnsi="Arial" w:cs="Arial"/>
          <w:b/>
          <w:sz w:val="24"/>
          <w:szCs w:val="24"/>
        </w:rPr>
        <w:t>Estratégias</w:t>
      </w:r>
      <w:r w:rsidRPr="00C94992">
        <w:rPr>
          <w:rFonts w:ascii="Arial" w:hAnsi="Arial" w:cs="Arial"/>
          <w:sz w:val="24"/>
          <w:szCs w:val="24"/>
        </w:rPr>
        <w:t>?</w:t>
      </w:r>
    </w:p>
    <w:p w14:paraId="451A3555" w14:textId="4171FF01" w:rsidR="00C94992" w:rsidRPr="0038229F" w:rsidRDefault="00C94992" w:rsidP="0038229F">
      <w:pPr>
        <w:spacing w:before="120" w:after="120"/>
        <w:rPr>
          <w:rFonts w:ascii="Arial" w:hAnsi="Arial" w:cs="Arial"/>
          <w:sz w:val="24"/>
          <w:szCs w:val="24"/>
        </w:rPr>
      </w:pPr>
      <w:r w:rsidRPr="0038229F">
        <w:rPr>
          <w:rFonts w:ascii="Arial" w:hAnsi="Arial" w:cs="Arial"/>
          <w:sz w:val="24"/>
          <w:szCs w:val="24"/>
        </w:rPr>
        <w:t xml:space="preserve">São questões objetivas de única escolha e você terá </w:t>
      </w:r>
      <w:r w:rsidRPr="0038229F">
        <w:rPr>
          <w:rFonts w:ascii="Arial" w:hAnsi="Arial" w:cs="Arial"/>
          <w:b/>
          <w:sz w:val="24"/>
          <w:szCs w:val="24"/>
        </w:rPr>
        <w:t>uma tentativa</w:t>
      </w:r>
      <w:r w:rsidRPr="0038229F">
        <w:rPr>
          <w:rFonts w:ascii="Arial" w:hAnsi="Arial" w:cs="Arial"/>
          <w:sz w:val="24"/>
          <w:szCs w:val="24"/>
        </w:rPr>
        <w:t xml:space="preserve"> para responder corretamente cada uma delas. Vamos lá?</w:t>
      </w:r>
    </w:p>
    <w:p w14:paraId="6E5AAB04" w14:textId="77777777" w:rsidR="00C94992" w:rsidRDefault="00C94992" w:rsidP="00C94992">
      <w:pPr>
        <w:spacing w:before="120" w:after="120" w:line="240" w:lineRule="auto"/>
        <w:rPr>
          <w:rFonts w:ascii="Arial" w:hAnsi="Arial" w:cs="Arial"/>
          <w:sz w:val="24"/>
          <w:szCs w:val="24"/>
        </w:rPr>
      </w:pPr>
    </w:p>
    <w:p w14:paraId="5FF8968F" w14:textId="77777777" w:rsidR="00F000BD" w:rsidRDefault="00F000BD">
      <w:pPr>
        <w:spacing w:after="0"/>
        <w:ind w:left="720"/>
        <w:rPr>
          <w:rFonts w:ascii="Arial" w:eastAsia="Arial" w:hAnsi="Arial" w:cs="Arial"/>
          <w:sz w:val="24"/>
          <w:szCs w:val="24"/>
        </w:rPr>
      </w:pPr>
    </w:p>
    <w:p w14:paraId="5EB4C5C9" w14:textId="77777777" w:rsidR="00F000BD" w:rsidRDefault="00F000BD">
      <w:pPr>
        <w:spacing w:after="0"/>
        <w:ind w:left="720"/>
        <w:rPr>
          <w:rFonts w:ascii="Arial" w:eastAsia="Arial" w:hAnsi="Arial" w:cs="Arial"/>
          <w:sz w:val="24"/>
          <w:szCs w:val="24"/>
        </w:rPr>
      </w:pPr>
    </w:p>
    <w:p w14:paraId="5814A80E" w14:textId="77777777" w:rsidR="00F000BD" w:rsidRDefault="00F000BD">
      <w:pPr>
        <w:spacing w:after="0"/>
        <w:ind w:left="720"/>
        <w:rPr>
          <w:rFonts w:ascii="Arial" w:eastAsia="Arial" w:hAnsi="Arial" w:cs="Arial"/>
          <w:sz w:val="24"/>
          <w:szCs w:val="24"/>
        </w:rPr>
      </w:pPr>
    </w:p>
    <w:p w14:paraId="2B7FFA7A" w14:textId="77777777" w:rsidR="00F000BD" w:rsidRDefault="00F000BD">
      <w:pPr>
        <w:spacing w:after="0"/>
        <w:ind w:left="720"/>
        <w:rPr>
          <w:rFonts w:ascii="Arial" w:eastAsia="Arial" w:hAnsi="Arial" w:cs="Arial"/>
          <w:sz w:val="24"/>
          <w:szCs w:val="24"/>
        </w:rPr>
      </w:pPr>
    </w:p>
    <w:p w14:paraId="67B8E88B" w14:textId="77777777" w:rsidR="00F000BD" w:rsidRDefault="00F000BD">
      <w:pPr>
        <w:spacing w:after="0"/>
        <w:ind w:left="720"/>
        <w:rPr>
          <w:rFonts w:ascii="Arial" w:eastAsia="Arial" w:hAnsi="Arial" w:cs="Arial"/>
          <w:sz w:val="24"/>
          <w:szCs w:val="24"/>
        </w:rPr>
      </w:pPr>
    </w:p>
    <w:p w14:paraId="3BBE0E9D" w14:textId="77777777" w:rsidR="00F000BD" w:rsidRDefault="00F000BD">
      <w:pPr>
        <w:spacing w:after="0"/>
        <w:ind w:left="720"/>
        <w:rPr>
          <w:rFonts w:ascii="Arial" w:eastAsia="Arial" w:hAnsi="Arial" w:cs="Arial"/>
          <w:sz w:val="24"/>
          <w:szCs w:val="24"/>
        </w:rPr>
      </w:pPr>
    </w:p>
    <w:p w14:paraId="05436904" w14:textId="77777777" w:rsidR="00F000BD" w:rsidRDefault="00F000BD">
      <w:pPr>
        <w:spacing w:after="0"/>
        <w:ind w:left="720"/>
        <w:rPr>
          <w:rFonts w:ascii="Arial" w:eastAsia="Arial" w:hAnsi="Arial" w:cs="Arial"/>
          <w:sz w:val="24"/>
          <w:szCs w:val="24"/>
        </w:rPr>
      </w:pPr>
    </w:p>
    <w:p w14:paraId="062078FA" w14:textId="77777777" w:rsidR="00F000BD" w:rsidRDefault="00F000BD">
      <w:pPr>
        <w:spacing w:after="0"/>
        <w:ind w:left="720"/>
        <w:rPr>
          <w:rFonts w:ascii="Arial" w:eastAsia="Arial" w:hAnsi="Arial" w:cs="Arial"/>
          <w:sz w:val="24"/>
          <w:szCs w:val="24"/>
        </w:rPr>
      </w:pPr>
    </w:p>
    <w:p w14:paraId="26CDBCFA" w14:textId="77777777" w:rsidR="00F000BD" w:rsidRDefault="00F000BD">
      <w:pPr>
        <w:spacing w:after="0"/>
        <w:ind w:left="720"/>
        <w:rPr>
          <w:rFonts w:ascii="Arial" w:eastAsia="Arial" w:hAnsi="Arial" w:cs="Arial"/>
          <w:sz w:val="24"/>
          <w:szCs w:val="24"/>
        </w:rPr>
      </w:pPr>
    </w:p>
    <w:p w14:paraId="3DD79877" w14:textId="77777777" w:rsidR="00F000BD" w:rsidRDefault="00F000BD">
      <w:pPr>
        <w:spacing w:after="0"/>
        <w:ind w:left="720"/>
        <w:rPr>
          <w:rFonts w:ascii="Arial" w:eastAsia="Arial" w:hAnsi="Arial" w:cs="Arial"/>
          <w:sz w:val="24"/>
          <w:szCs w:val="24"/>
        </w:rPr>
      </w:pPr>
    </w:p>
    <w:p w14:paraId="1300D850" w14:textId="77777777" w:rsidR="00F000BD" w:rsidRDefault="00F000BD">
      <w:pPr>
        <w:spacing w:after="0"/>
        <w:ind w:left="720"/>
        <w:rPr>
          <w:rFonts w:ascii="Arial" w:eastAsia="Arial" w:hAnsi="Arial" w:cs="Arial"/>
          <w:sz w:val="24"/>
          <w:szCs w:val="24"/>
        </w:rPr>
      </w:pPr>
    </w:p>
    <w:p w14:paraId="227728B1" w14:textId="77777777" w:rsidR="00F000BD" w:rsidRDefault="00F000BD">
      <w:pPr>
        <w:spacing w:after="0"/>
        <w:ind w:left="720"/>
        <w:rPr>
          <w:rFonts w:ascii="Arial" w:eastAsia="Arial" w:hAnsi="Arial" w:cs="Arial"/>
          <w:sz w:val="24"/>
          <w:szCs w:val="24"/>
        </w:rPr>
      </w:pPr>
    </w:p>
    <w:p w14:paraId="5060C78C" w14:textId="77777777" w:rsidR="00F000BD" w:rsidRDefault="00F000BD">
      <w:pPr>
        <w:spacing w:after="0"/>
        <w:ind w:left="720"/>
        <w:rPr>
          <w:rFonts w:ascii="Arial" w:eastAsia="Arial" w:hAnsi="Arial" w:cs="Arial"/>
          <w:sz w:val="24"/>
          <w:szCs w:val="24"/>
        </w:rPr>
      </w:pPr>
    </w:p>
    <w:p w14:paraId="2BD41702" w14:textId="77777777" w:rsidR="00F000BD" w:rsidRDefault="00F000BD">
      <w:pPr>
        <w:spacing w:after="0"/>
        <w:ind w:left="720"/>
        <w:rPr>
          <w:rFonts w:ascii="Arial" w:eastAsia="Arial" w:hAnsi="Arial" w:cs="Arial"/>
          <w:sz w:val="24"/>
          <w:szCs w:val="24"/>
        </w:rPr>
      </w:pPr>
    </w:p>
    <w:p w14:paraId="028376B4" w14:textId="77777777" w:rsidR="00F000BD" w:rsidRDefault="00F000BD">
      <w:pPr>
        <w:spacing w:after="0"/>
        <w:ind w:left="720"/>
        <w:rPr>
          <w:rFonts w:ascii="Arial" w:eastAsia="Arial" w:hAnsi="Arial" w:cs="Arial"/>
          <w:sz w:val="24"/>
          <w:szCs w:val="24"/>
        </w:rPr>
      </w:pPr>
    </w:p>
    <w:p w14:paraId="086D9C1B" w14:textId="77777777" w:rsidR="00F000BD" w:rsidRDefault="00F000BD">
      <w:pPr>
        <w:spacing w:after="0"/>
        <w:ind w:left="720"/>
        <w:rPr>
          <w:rFonts w:ascii="Arial" w:eastAsia="Arial" w:hAnsi="Arial" w:cs="Arial"/>
          <w:sz w:val="24"/>
          <w:szCs w:val="24"/>
        </w:rPr>
      </w:pPr>
    </w:p>
    <w:p w14:paraId="700A5A93" w14:textId="77777777" w:rsidR="00F000BD" w:rsidRDefault="00F000BD">
      <w:pPr>
        <w:spacing w:after="0"/>
        <w:ind w:left="720"/>
        <w:rPr>
          <w:rFonts w:ascii="Arial" w:eastAsia="Arial" w:hAnsi="Arial" w:cs="Arial"/>
          <w:sz w:val="24"/>
          <w:szCs w:val="24"/>
        </w:rPr>
      </w:pPr>
    </w:p>
    <w:p w14:paraId="5841B506" w14:textId="77777777" w:rsidR="00F000BD" w:rsidRDefault="00F000BD">
      <w:pPr>
        <w:spacing w:after="0"/>
        <w:ind w:left="720"/>
        <w:rPr>
          <w:rFonts w:ascii="Arial" w:eastAsia="Arial" w:hAnsi="Arial" w:cs="Arial"/>
          <w:sz w:val="24"/>
          <w:szCs w:val="24"/>
        </w:rPr>
      </w:pPr>
    </w:p>
    <w:p w14:paraId="67BD76EB" w14:textId="77777777" w:rsidR="008E3481" w:rsidRDefault="008E3481">
      <w:pPr>
        <w:spacing w:after="0"/>
        <w:ind w:left="720"/>
        <w:rPr>
          <w:rFonts w:ascii="Arial" w:eastAsia="Arial" w:hAnsi="Arial" w:cs="Arial"/>
          <w:sz w:val="24"/>
          <w:szCs w:val="24"/>
        </w:rPr>
      </w:pPr>
    </w:p>
    <w:p w14:paraId="6BCA8CDB" w14:textId="77777777" w:rsidR="00F000BD" w:rsidRDefault="00F000BD">
      <w:pPr>
        <w:spacing w:after="0"/>
        <w:ind w:left="720"/>
        <w:rPr>
          <w:rFonts w:ascii="Arial" w:eastAsia="Arial" w:hAnsi="Arial" w:cs="Arial"/>
          <w:sz w:val="24"/>
          <w:szCs w:val="24"/>
        </w:rPr>
      </w:pPr>
    </w:p>
    <w:p w14:paraId="29AF7D4E" w14:textId="357355A4" w:rsidR="00F000BD" w:rsidRDefault="00F000BD" w:rsidP="00F000BD">
      <w:pPr>
        <w:spacing w:after="120" w:line="240" w:lineRule="auto"/>
        <w:rPr>
          <w:rFonts w:ascii="Arial" w:hAnsi="Arial" w:cs="Arial"/>
          <w:b/>
          <w:sz w:val="28"/>
          <w:szCs w:val="24"/>
          <w:highlight w:val="green"/>
        </w:rPr>
      </w:pPr>
      <w:r w:rsidRPr="00F000BD">
        <w:rPr>
          <w:rFonts w:ascii="Arial" w:hAnsi="Arial" w:cs="Arial"/>
          <w:b/>
          <w:sz w:val="28"/>
          <w:szCs w:val="24"/>
          <w:highlight w:val="green"/>
        </w:rPr>
        <w:lastRenderedPageBreak/>
        <w:t>&lt;SCO1</w:t>
      </w:r>
      <w:r w:rsidR="008E3481">
        <w:rPr>
          <w:rFonts w:ascii="Arial" w:hAnsi="Arial" w:cs="Arial"/>
          <w:b/>
          <w:sz w:val="28"/>
          <w:szCs w:val="24"/>
          <w:highlight w:val="green"/>
        </w:rPr>
        <w:t>8</w:t>
      </w:r>
      <w:r w:rsidRPr="00F000BD">
        <w:rPr>
          <w:rFonts w:ascii="Arial" w:hAnsi="Arial" w:cs="Arial"/>
          <w:b/>
          <w:sz w:val="28"/>
          <w:szCs w:val="24"/>
          <w:highlight w:val="green"/>
        </w:rPr>
        <w:t xml:space="preserve">&gt; ATIVIDADE DIAGNÓSTICA </w:t>
      </w:r>
      <w:r>
        <w:rPr>
          <w:rFonts w:ascii="Arial" w:hAnsi="Arial" w:cs="Arial"/>
          <w:b/>
          <w:sz w:val="28"/>
          <w:szCs w:val="24"/>
          <w:highlight w:val="green"/>
        </w:rPr>
        <w:t>–</w:t>
      </w:r>
      <w:r w:rsidRPr="00F000BD">
        <w:rPr>
          <w:rFonts w:ascii="Arial" w:hAnsi="Arial" w:cs="Arial"/>
          <w:b/>
          <w:sz w:val="28"/>
          <w:szCs w:val="24"/>
          <w:highlight w:val="green"/>
        </w:rPr>
        <w:t xml:space="preserve"> FINAL</w:t>
      </w:r>
    </w:p>
    <w:p w14:paraId="523ECBB5" w14:textId="3BF2BFAD" w:rsidR="00F000BD" w:rsidRPr="00A65174" w:rsidRDefault="00F000BD" w:rsidP="00F000BD">
      <w:pPr>
        <w:spacing w:after="120" w:line="240" w:lineRule="auto"/>
        <w:rPr>
          <w:rFonts w:ascii="Arial" w:hAnsi="Arial" w:cs="Arial"/>
          <w:sz w:val="24"/>
          <w:szCs w:val="24"/>
        </w:rPr>
      </w:pPr>
      <w:r w:rsidRPr="00F000BD">
        <w:rPr>
          <w:rFonts w:ascii="Arial" w:hAnsi="Arial" w:cs="Arial"/>
          <w:b/>
          <w:sz w:val="24"/>
          <w:szCs w:val="24"/>
          <w:highlight w:val="cyan"/>
        </w:rPr>
        <w:t>&lt;H2&gt;</w:t>
      </w:r>
      <w:r w:rsidRPr="00F000BD">
        <w:rPr>
          <w:rFonts w:ascii="Arial" w:hAnsi="Arial" w:cs="Arial"/>
          <w:b/>
          <w:color w:val="FF0000"/>
          <w:sz w:val="24"/>
          <w:szCs w:val="24"/>
          <w:highlight w:val="cyan"/>
        </w:rPr>
        <w:t xml:space="preserve"> </w:t>
      </w:r>
      <w:r w:rsidRPr="00F000BD">
        <w:rPr>
          <w:rFonts w:ascii="Arial" w:hAnsi="Arial" w:cs="Arial"/>
          <w:sz w:val="24"/>
          <w:szCs w:val="24"/>
        </w:rPr>
        <w:t>Após todo esse conhecimento, que tal refazer a</w:t>
      </w:r>
      <w:r w:rsidRPr="00F000BD">
        <w:rPr>
          <w:rFonts w:ascii="Arial" w:hAnsi="Arial" w:cs="Arial"/>
          <w:b/>
          <w:sz w:val="24"/>
          <w:szCs w:val="24"/>
        </w:rPr>
        <w:t xml:space="preserve"> </w:t>
      </w:r>
      <w:r w:rsidRPr="00F000BD">
        <w:rPr>
          <w:rFonts w:ascii="Arial" w:hAnsi="Arial" w:cs="Arial"/>
          <w:sz w:val="24"/>
          <w:szCs w:val="24"/>
        </w:rPr>
        <w:t>atividade diagnóstica e identificar o seu progresso neste tema?</w:t>
      </w:r>
    </w:p>
    <w:p w14:paraId="5C656E57" w14:textId="77777777" w:rsidR="008E3481" w:rsidRDefault="008E3481" w:rsidP="008E3481">
      <w:pPr>
        <w:rPr>
          <w:rFonts w:ascii="Arial" w:eastAsia="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5"/>
      </w:tblGrid>
      <w:tr w:rsidR="008E3481" w14:paraId="4B66F835" w14:textId="77777777" w:rsidTr="000D6468">
        <w:tc>
          <w:tcPr>
            <w:tcW w:w="9285" w:type="dxa"/>
            <w:shd w:val="clear" w:color="auto" w:fill="auto"/>
          </w:tcPr>
          <w:p w14:paraId="3A46DBB1" w14:textId="77777777" w:rsidR="008E3481" w:rsidRPr="0087672B" w:rsidRDefault="008E3481" w:rsidP="000D6468">
            <w:pPr>
              <w:spacing w:after="120"/>
              <w:rPr>
                <w:rFonts w:ascii="Arial" w:eastAsia="Arial" w:hAnsi="Arial" w:cs="Arial"/>
                <w:color w:val="000000"/>
                <w:sz w:val="24"/>
                <w:szCs w:val="24"/>
              </w:rPr>
            </w:pPr>
            <w:r w:rsidRPr="0087672B">
              <w:rPr>
                <w:rFonts w:ascii="Arial" w:eastAsia="Arial" w:hAnsi="Arial" w:cs="Arial"/>
                <w:color w:val="000000"/>
                <w:sz w:val="24"/>
                <w:szCs w:val="24"/>
                <w:highlight w:val="green"/>
              </w:rPr>
              <w:t>&lt;</w:t>
            </w:r>
            <w:r>
              <w:rPr>
                <w:rFonts w:ascii="Arial" w:eastAsia="Arial" w:hAnsi="Arial" w:cs="Arial"/>
                <w:color w:val="000000"/>
                <w:sz w:val="24"/>
                <w:szCs w:val="24"/>
                <w:highlight w:val="green"/>
              </w:rPr>
              <w:t>ATIVIDADE DIAGNÓSTICA</w:t>
            </w:r>
            <w:r w:rsidRPr="0087672B">
              <w:rPr>
                <w:rFonts w:ascii="Arial" w:eastAsia="Arial" w:hAnsi="Arial" w:cs="Arial"/>
                <w:color w:val="000000"/>
                <w:sz w:val="24"/>
                <w:szCs w:val="24"/>
                <w:highlight w:val="green"/>
              </w:rPr>
              <w:t xml:space="preserve">&gt; Não é avaliativo (não conta </w:t>
            </w:r>
            <w:r w:rsidRPr="0087672B">
              <w:rPr>
                <w:rFonts w:ascii="Arial" w:eastAsia="Arial" w:hAnsi="Arial" w:cs="Arial"/>
                <w:sz w:val="24"/>
                <w:szCs w:val="24"/>
                <w:highlight w:val="green"/>
              </w:rPr>
              <w:t xml:space="preserve">pontos). Usuário seleciona </w:t>
            </w:r>
            <w:r w:rsidRPr="00CF71FD">
              <w:rPr>
                <w:rFonts w:ascii="Arial" w:eastAsia="Arial" w:hAnsi="Arial" w:cs="Arial"/>
                <w:sz w:val="24"/>
                <w:szCs w:val="24"/>
                <w:highlight w:val="green"/>
              </w:rPr>
              <w:t>SIM ou NÃO e vai somando cada um deles e no final aparece o resultado.</w:t>
            </w:r>
          </w:p>
        </w:tc>
      </w:tr>
      <w:tr w:rsidR="008E3481" w14:paraId="13C1EFD7" w14:textId="77777777" w:rsidTr="000D6468">
        <w:tc>
          <w:tcPr>
            <w:tcW w:w="9285" w:type="dxa"/>
            <w:shd w:val="clear" w:color="auto" w:fill="auto"/>
          </w:tcPr>
          <w:p w14:paraId="484CDA1A" w14:textId="77777777" w:rsidR="008E3481" w:rsidRPr="0087672B" w:rsidRDefault="008E3481" w:rsidP="000D6468">
            <w:pPr>
              <w:spacing w:after="120"/>
              <w:rPr>
                <w:rFonts w:ascii="Arial" w:eastAsia="Arial" w:hAnsi="Arial" w:cs="Arial"/>
                <w:color w:val="000000"/>
                <w:sz w:val="24"/>
                <w:szCs w:val="24"/>
              </w:rPr>
            </w:pPr>
            <w:r w:rsidRPr="0087672B">
              <w:rPr>
                <w:rFonts w:ascii="Arial" w:eastAsia="Arial" w:hAnsi="Arial" w:cs="Arial"/>
                <w:color w:val="000000"/>
                <w:sz w:val="24"/>
                <w:szCs w:val="24"/>
                <w:highlight w:val="green"/>
              </w:rPr>
              <w:t>&lt;Questão 1&gt;</w:t>
            </w:r>
            <w:r w:rsidRPr="0087672B">
              <w:rPr>
                <w:rFonts w:ascii="Arial" w:eastAsia="Arial" w:hAnsi="Arial" w:cs="Arial"/>
                <w:color w:val="000000"/>
                <w:sz w:val="24"/>
                <w:szCs w:val="24"/>
              </w:rPr>
              <w:t xml:space="preserve"> </w:t>
            </w:r>
            <w:r w:rsidRPr="006A0347">
              <w:rPr>
                <w:rFonts w:ascii="Arial" w:eastAsia="Arial" w:hAnsi="Arial" w:cs="Arial"/>
                <w:color w:val="000000"/>
                <w:sz w:val="24"/>
                <w:szCs w:val="24"/>
              </w:rPr>
              <w:t>1-</w:t>
            </w:r>
            <w:r>
              <w:t xml:space="preserve"> </w:t>
            </w:r>
            <w:r w:rsidRPr="00CF71FD">
              <w:rPr>
                <w:rFonts w:ascii="Arial" w:eastAsia="Arial" w:hAnsi="Arial" w:cs="Arial"/>
                <w:color w:val="000000"/>
                <w:sz w:val="24"/>
                <w:szCs w:val="24"/>
              </w:rPr>
              <w:t>Você acredita que planejamento e estratégias são assuntos somente para empresas de grande porte, que possuam departamentos específicos e gestores dedicados a cada assunto?</w:t>
            </w:r>
          </w:p>
          <w:p w14:paraId="4757F0E9" w14:textId="77777777" w:rsidR="008E3481" w:rsidRPr="0087672B" w:rsidRDefault="008E3481" w:rsidP="000D6468">
            <w:pPr>
              <w:pStyle w:val="Corpodetexto"/>
              <w:spacing w:line="276" w:lineRule="auto"/>
              <w:jc w:val="both"/>
              <w:rPr>
                <w:rFonts w:eastAsia="Arial"/>
                <w:color w:val="000000"/>
              </w:rPr>
            </w:pPr>
            <w:r w:rsidRPr="009928D7">
              <w:t>(    ) Sim   (    ) Não</w:t>
            </w:r>
          </w:p>
        </w:tc>
      </w:tr>
      <w:tr w:rsidR="008E3481" w14:paraId="45B07573" w14:textId="77777777" w:rsidTr="000D6468">
        <w:tc>
          <w:tcPr>
            <w:tcW w:w="9285" w:type="dxa"/>
            <w:shd w:val="clear" w:color="auto" w:fill="auto"/>
          </w:tcPr>
          <w:p w14:paraId="121AD2BD" w14:textId="77777777" w:rsidR="008E3481" w:rsidRDefault="008E3481" w:rsidP="000D6468">
            <w:pPr>
              <w:spacing w:after="120"/>
              <w:rPr>
                <w:rFonts w:ascii="Arial" w:eastAsia="Arial" w:hAnsi="Arial" w:cs="Arial"/>
                <w:color w:val="000000"/>
                <w:sz w:val="24"/>
                <w:szCs w:val="24"/>
              </w:rPr>
            </w:pPr>
            <w:r w:rsidRPr="0087672B">
              <w:rPr>
                <w:rFonts w:ascii="Arial" w:eastAsia="Arial" w:hAnsi="Arial" w:cs="Arial"/>
                <w:color w:val="000000"/>
                <w:sz w:val="24"/>
                <w:szCs w:val="24"/>
                <w:highlight w:val="green"/>
              </w:rPr>
              <w:t>&lt;Questão 2&gt;</w:t>
            </w:r>
            <w:r w:rsidRPr="0087672B">
              <w:rPr>
                <w:rFonts w:ascii="Arial" w:eastAsia="Arial" w:hAnsi="Arial" w:cs="Arial"/>
                <w:color w:val="000000"/>
                <w:sz w:val="24"/>
                <w:szCs w:val="24"/>
              </w:rPr>
              <w:t xml:space="preserve"> </w:t>
            </w:r>
            <w:r w:rsidRPr="00CF71FD">
              <w:rPr>
                <w:rFonts w:ascii="Arial" w:eastAsia="Arial" w:hAnsi="Arial" w:cs="Arial"/>
                <w:color w:val="000000"/>
                <w:sz w:val="24"/>
                <w:szCs w:val="24"/>
              </w:rPr>
              <w:t>Eu, como empresário, tenho o trabalho de realizar o planejamento de toda a empresa sozinho. Neste caso, a execução ficará a cargo dos meus colaboradores e não preciso me preocupar mais. Somente cobrar os resultados.</w:t>
            </w:r>
          </w:p>
          <w:p w14:paraId="2A136904" w14:textId="77777777" w:rsidR="008E3481" w:rsidRPr="0087672B" w:rsidRDefault="008E3481" w:rsidP="000D6468">
            <w:pPr>
              <w:spacing w:after="120"/>
              <w:rPr>
                <w:rFonts w:ascii="Arial" w:eastAsia="Arial" w:hAnsi="Arial" w:cs="Arial"/>
                <w:color w:val="000000"/>
                <w:sz w:val="24"/>
                <w:szCs w:val="24"/>
              </w:rPr>
            </w:pPr>
            <w:r w:rsidRPr="006A0347">
              <w:rPr>
                <w:rFonts w:ascii="Arial" w:eastAsia="Arial" w:hAnsi="Arial" w:cs="Arial"/>
                <w:color w:val="000000"/>
                <w:sz w:val="24"/>
                <w:szCs w:val="24"/>
              </w:rPr>
              <w:t>(    ) Sim   (    ) Não</w:t>
            </w:r>
          </w:p>
        </w:tc>
      </w:tr>
      <w:tr w:rsidR="008E3481" w14:paraId="35CE1EC8" w14:textId="77777777" w:rsidTr="000D6468">
        <w:tc>
          <w:tcPr>
            <w:tcW w:w="9285" w:type="dxa"/>
            <w:shd w:val="clear" w:color="auto" w:fill="auto"/>
          </w:tcPr>
          <w:p w14:paraId="1D96A30F" w14:textId="77777777" w:rsidR="008E3481" w:rsidRDefault="008E3481" w:rsidP="000D6468">
            <w:pPr>
              <w:spacing w:after="120"/>
              <w:rPr>
                <w:rFonts w:ascii="Arial" w:eastAsia="Arial" w:hAnsi="Arial" w:cs="Arial"/>
                <w:color w:val="000000"/>
                <w:sz w:val="24"/>
                <w:szCs w:val="24"/>
              </w:rPr>
            </w:pPr>
            <w:r w:rsidRPr="0087672B">
              <w:rPr>
                <w:rFonts w:ascii="Arial" w:eastAsia="Arial" w:hAnsi="Arial" w:cs="Arial"/>
                <w:color w:val="000000"/>
                <w:sz w:val="24"/>
                <w:szCs w:val="24"/>
                <w:highlight w:val="green"/>
              </w:rPr>
              <w:t xml:space="preserve">&lt;Questão </w:t>
            </w:r>
            <w:r>
              <w:rPr>
                <w:rFonts w:ascii="Arial" w:eastAsia="Arial" w:hAnsi="Arial" w:cs="Arial"/>
                <w:color w:val="000000"/>
                <w:sz w:val="24"/>
                <w:szCs w:val="24"/>
                <w:highlight w:val="green"/>
              </w:rPr>
              <w:t>3</w:t>
            </w:r>
            <w:r w:rsidRPr="0087672B">
              <w:rPr>
                <w:rFonts w:ascii="Arial" w:eastAsia="Arial" w:hAnsi="Arial" w:cs="Arial"/>
                <w:color w:val="000000"/>
                <w:sz w:val="24"/>
                <w:szCs w:val="24"/>
                <w:highlight w:val="green"/>
              </w:rPr>
              <w:t>&gt;</w:t>
            </w:r>
            <w:r w:rsidRPr="0087672B">
              <w:rPr>
                <w:rFonts w:ascii="Arial" w:eastAsia="Arial" w:hAnsi="Arial" w:cs="Arial"/>
                <w:color w:val="000000"/>
                <w:sz w:val="24"/>
                <w:szCs w:val="24"/>
              </w:rPr>
              <w:t xml:space="preserve"> </w:t>
            </w:r>
            <w:r w:rsidRPr="00CF71FD">
              <w:rPr>
                <w:rFonts w:ascii="Arial" w:eastAsia="Arial" w:hAnsi="Arial" w:cs="Arial"/>
                <w:color w:val="000000"/>
                <w:sz w:val="24"/>
                <w:szCs w:val="24"/>
              </w:rPr>
              <w:t>Estamos atravessando um momento de incertezas no mercado, com alterações de cenários, tudo mudando de forma muito rápida. Neste caso, é mais eficiente realizar meu planejamento somente quando a situação se acalmar.</w:t>
            </w:r>
          </w:p>
          <w:p w14:paraId="36FA279A" w14:textId="77777777" w:rsidR="008E3481" w:rsidRPr="0087672B" w:rsidRDefault="008E3481" w:rsidP="000D6468">
            <w:pPr>
              <w:pBdr>
                <w:top w:val="nil"/>
                <w:left w:val="nil"/>
                <w:bottom w:val="nil"/>
                <w:right w:val="nil"/>
                <w:between w:val="nil"/>
              </w:pBdr>
              <w:spacing w:after="120"/>
              <w:rPr>
                <w:rFonts w:ascii="Arial" w:eastAsia="Arial" w:hAnsi="Arial" w:cs="Arial"/>
                <w:color w:val="000000"/>
                <w:sz w:val="24"/>
                <w:szCs w:val="24"/>
                <w:highlight w:val="green"/>
              </w:rPr>
            </w:pPr>
            <w:r w:rsidRPr="006A0347">
              <w:rPr>
                <w:rFonts w:ascii="Arial" w:eastAsia="Arial" w:hAnsi="Arial" w:cs="Arial"/>
                <w:color w:val="000000"/>
                <w:sz w:val="24"/>
                <w:szCs w:val="24"/>
              </w:rPr>
              <w:t>(    ) Sim   (    ) Não</w:t>
            </w:r>
          </w:p>
        </w:tc>
      </w:tr>
      <w:tr w:rsidR="008E3481" w14:paraId="4814CFBF" w14:textId="77777777" w:rsidTr="000D6468">
        <w:tc>
          <w:tcPr>
            <w:tcW w:w="9285" w:type="dxa"/>
            <w:shd w:val="clear" w:color="auto" w:fill="auto"/>
          </w:tcPr>
          <w:p w14:paraId="3F7F9E58" w14:textId="0CDB9978" w:rsidR="008E3481" w:rsidRDefault="008E3481" w:rsidP="000D6468">
            <w:pPr>
              <w:spacing w:after="120"/>
              <w:rPr>
                <w:rFonts w:ascii="Arial" w:eastAsia="Arial" w:hAnsi="Arial" w:cs="Arial"/>
                <w:color w:val="000000"/>
                <w:sz w:val="24"/>
                <w:szCs w:val="24"/>
              </w:rPr>
            </w:pPr>
            <w:r w:rsidRPr="0087672B">
              <w:rPr>
                <w:rFonts w:ascii="Arial" w:eastAsia="Arial" w:hAnsi="Arial" w:cs="Arial"/>
                <w:color w:val="000000"/>
                <w:sz w:val="24"/>
                <w:szCs w:val="24"/>
                <w:highlight w:val="green"/>
              </w:rPr>
              <w:t xml:space="preserve">&lt;Questão </w:t>
            </w:r>
            <w:r>
              <w:rPr>
                <w:rFonts w:ascii="Arial" w:eastAsia="Arial" w:hAnsi="Arial" w:cs="Arial"/>
                <w:color w:val="000000"/>
                <w:sz w:val="24"/>
                <w:szCs w:val="24"/>
                <w:highlight w:val="green"/>
              </w:rPr>
              <w:t>4</w:t>
            </w:r>
            <w:r w:rsidRPr="0087672B">
              <w:rPr>
                <w:rFonts w:ascii="Arial" w:eastAsia="Arial" w:hAnsi="Arial" w:cs="Arial"/>
                <w:color w:val="000000"/>
                <w:sz w:val="24"/>
                <w:szCs w:val="24"/>
                <w:highlight w:val="green"/>
              </w:rPr>
              <w:t>&gt;</w:t>
            </w:r>
            <w:r w:rsidRPr="0087672B">
              <w:rPr>
                <w:rFonts w:ascii="Arial" w:eastAsia="Arial" w:hAnsi="Arial" w:cs="Arial"/>
                <w:color w:val="000000"/>
                <w:sz w:val="24"/>
                <w:szCs w:val="24"/>
              </w:rPr>
              <w:t xml:space="preserve"> </w:t>
            </w:r>
            <w:r w:rsidR="00C37541">
              <w:rPr>
                <w:rFonts w:ascii="Arial" w:eastAsia="Arial" w:hAnsi="Arial" w:cs="Arial"/>
                <w:color w:val="000000"/>
                <w:sz w:val="24"/>
                <w:szCs w:val="24"/>
              </w:rPr>
              <w:t>Com o planejamento em mãos, a chance</w:t>
            </w:r>
            <w:r w:rsidRPr="00CF71FD">
              <w:rPr>
                <w:rFonts w:ascii="Arial" w:eastAsia="Arial" w:hAnsi="Arial" w:cs="Arial"/>
                <w:color w:val="000000"/>
                <w:sz w:val="24"/>
                <w:szCs w:val="24"/>
              </w:rPr>
              <w:t xml:space="preserve"> de errar é zero. Em consequência</w:t>
            </w:r>
            <w:r w:rsidR="00C37541">
              <w:rPr>
                <w:rFonts w:ascii="Arial" w:eastAsia="Arial" w:hAnsi="Arial" w:cs="Arial"/>
                <w:color w:val="000000"/>
                <w:sz w:val="24"/>
                <w:szCs w:val="24"/>
              </w:rPr>
              <w:t>,</w:t>
            </w:r>
            <w:r w:rsidRPr="00CF71FD">
              <w:rPr>
                <w:rFonts w:ascii="Arial" w:eastAsia="Arial" w:hAnsi="Arial" w:cs="Arial"/>
                <w:color w:val="000000"/>
                <w:sz w:val="24"/>
                <w:szCs w:val="24"/>
              </w:rPr>
              <w:t xml:space="preserve"> sempre estarei com meu caixa positivo.</w:t>
            </w:r>
          </w:p>
          <w:p w14:paraId="1DEA7EF2" w14:textId="77777777" w:rsidR="008E3481" w:rsidRPr="0087672B" w:rsidRDefault="008E3481" w:rsidP="000D6468">
            <w:pPr>
              <w:pBdr>
                <w:top w:val="nil"/>
                <w:left w:val="nil"/>
                <w:bottom w:val="nil"/>
                <w:right w:val="nil"/>
                <w:between w:val="nil"/>
              </w:pBdr>
              <w:spacing w:after="120" w:line="360" w:lineRule="auto"/>
              <w:rPr>
                <w:rFonts w:ascii="Arial" w:eastAsia="Arial" w:hAnsi="Arial" w:cs="Arial"/>
                <w:color w:val="000000"/>
                <w:sz w:val="24"/>
                <w:szCs w:val="24"/>
                <w:highlight w:val="green"/>
              </w:rPr>
            </w:pPr>
            <w:r w:rsidRPr="006A0347">
              <w:rPr>
                <w:rFonts w:ascii="Arial" w:eastAsia="Arial" w:hAnsi="Arial" w:cs="Arial"/>
                <w:color w:val="000000"/>
                <w:sz w:val="24"/>
                <w:szCs w:val="24"/>
              </w:rPr>
              <w:t>(    ) Sim   (    ) Não</w:t>
            </w:r>
          </w:p>
        </w:tc>
      </w:tr>
      <w:tr w:rsidR="008E3481" w14:paraId="63FFD03B" w14:textId="77777777" w:rsidTr="000D6468">
        <w:tc>
          <w:tcPr>
            <w:tcW w:w="9285" w:type="dxa"/>
            <w:shd w:val="clear" w:color="auto" w:fill="auto"/>
          </w:tcPr>
          <w:p w14:paraId="6172B750" w14:textId="77777777" w:rsidR="008E3481" w:rsidRDefault="008E3481" w:rsidP="000D6468">
            <w:pPr>
              <w:spacing w:after="120"/>
              <w:rPr>
                <w:rFonts w:ascii="Arial" w:eastAsia="Arial" w:hAnsi="Arial" w:cs="Arial"/>
                <w:color w:val="000000"/>
                <w:sz w:val="24"/>
                <w:szCs w:val="24"/>
              </w:rPr>
            </w:pPr>
            <w:r w:rsidRPr="0087672B">
              <w:rPr>
                <w:rFonts w:ascii="Arial" w:eastAsia="Arial" w:hAnsi="Arial" w:cs="Arial"/>
                <w:color w:val="000000"/>
                <w:sz w:val="24"/>
                <w:szCs w:val="24"/>
                <w:highlight w:val="green"/>
              </w:rPr>
              <w:t xml:space="preserve">&lt;Questão </w:t>
            </w:r>
            <w:r>
              <w:rPr>
                <w:rFonts w:ascii="Arial" w:eastAsia="Arial" w:hAnsi="Arial" w:cs="Arial"/>
                <w:color w:val="000000"/>
                <w:sz w:val="24"/>
                <w:szCs w:val="24"/>
                <w:highlight w:val="green"/>
              </w:rPr>
              <w:t>5</w:t>
            </w:r>
            <w:r w:rsidRPr="0087672B">
              <w:rPr>
                <w:rFonts w:ascii="Arial" w:eastAsia="Arial" w:hAnsi="Arial" w:cs="Arial"/>
                <w:color w:val="000000"/>
                <w:sz w:val="24"/>
                <w:szCs w:val="24"/>
                <w:highlight w:val="green"/>
              </w:rPr>
              <w:t>&gt;</w:t>
            </w:r>
            <w:r w:rsidRPr="0087672B">
              <w:rPr>
                <w:rFonts w:ascii="Arial" w:eastAsia="Arial" w:hAnsi="Arial" w:cs="Arial"/>
                <w:color w:val="000000"/>
                <w:sz w:val="24"/>
                <w:szCs w:val="24"/>
              </w:rPr>
              <w:t xml:space="preserve"> </w:t>
            </w:r>
            <w:r w:rsidRPr="00CF71FD">
              <w:rPr>
                <w:rFonts w:ascii="Arial" w:eastAsia="Arial" w:hAnsi="Arial" w:cs="Arial"/>
                <w:color w:val="000000"/>
                <w:sz w:val="24"/>
                <w:szCs w:val="24"/>
              </w:rPr>
              <w:t>Planejar é antever o futuro, imaginar o que vai acontecer de forma intuitiva.</w:t>
            </w:r>
          </w:p>
          <w:p w14:paraId="08EF6B9B" w14:textId="77777777" w:rsidR="008E3481" w:rsidRPr="0087672B" w:rsidRDefault="008E3481" w:rsidP="000D6468">
            <w:pPr>
              <w:spacing w:after="120"/>
              <w:rPr>
                <w:rFonts w:ascii="Arial" w:eastAsia="Arial" w:hAnsi="Arial" w:cs="Arial"/>
                <w:color w:val="000000"/>
                <w:sz w:val="24"/>
                <w:szCs w:val="24"/>
                <w:highlight w:val="green"/>
              </w:rPr>
            </w:pPr>
            <w:r w:rsidRPr="006A0347">
              <w:rPr>
                <w:rFonts w:ascii="Arial" w:eastAsia="Arial" w:hAnsi="Arial" w:cs="Arial"/>
                <w:color w:val="000000"/>
                <w:sz w:val="24"/>
                <w:szCs w:val="24"/>
              </w:rPr>
              <w:t>(    ) Sim   (    ) Não</w:t>
            </w:r>
          </w:p>
        </w:tc>
      </w:tr>
      <w:tr w:rsidR="008E3481" w14:paraId="6F8AACDA" w14:textId="77777777" w:rsidTr="000D6468">
        <w:tc>
          <w:tcPr>
            <w:tcW w:w="9285" w:type="dxa"/>
            <w:shd w:val="clear" w:color="auto" w:fill="auto"/>
          </w:tcPr>
          <w:p w14:paraId="67E446BE" w14:textId="77777777" w:rsidR="008E3481" w:rsidRPr="0087672B" w:rsidRDefault="008E3481" w:rsidP="000D6468">
            <w:pPr>
              <w:pBdr>
                <w:top w:val="nil"/>
                <w:left w:val="nil"/>
                <w:bottom w:val="nil"/>
                <w:right w:val="nil"/>
                <w:between w:val="nil"/>
              </w:pBdr>
              <w:spacing w:after="120"/>
              <w:rPr>
                <w:rFonts w:ascii="Arial" w:eastAsia="Arial" w:hAnsi="Arial" w:cs="Arial"/>
                <w:color w:val="000000"/>
                <w:sz w:val="24"/>
                <w:szCs w:val="24"/>
                <w:highlight w:val="green"/>
              </w:rPr>
            </w:pPr>
            <w:r w:rsidRPr="0087672B">
              <w:rPr>
                <w:rFonts w:ascii="Arial" w:eastAsia="Arial" w:hAnsi="Arial" w:cs="Arial"/>
                <w:color w:val="000000"/>
                <w:sz w:val="24"/>
                <w:szCs w:val="24"/>
                <w:highlight w:val="green"/>
              </w:rPr>
              <w:t>&lt;Retorno final ao aluno&gt;</w:t>
            </w:r>
          </w:p>
          <w:p w14:paraId="3B7AC2A9" w14:textId="2C1FBABD" w:rsidR="008E3481" w:rsidRPr="00CF71FD" w:rsidRDefault="008E3481" w:rsidP="00C37541">
            <w:pPr>
              <w:pStyle w:val="Corpodetexto"/>
              <w:spacing w:line="276" w:lineRule="auto"/>
              <w:jc w:val="both"/>
            </w:pPr>
            <w:r>
              <w:t>As respostas precisam ser “não” em todos os casos e situações. As empresas buscam de forma constante melhores resultados, aumentar seu patrimônio baseando em seus lucros</w:t>
            </w:r>
            <w:r w:rsidR="00C37541">
              <w:t>. P</w:t>
            </w:r>
            <w:r>
              <w:t>ara isso se planejam, avaliam várias possibilidades, estabelecem metas, se organizam em suas operações aliando todos os recursos entre pessoas, dinheiro, máquinas, equipamentos e executam diversas ações, muitas de forma simultânea.</w:t>
            </w:r>
            <w:proofErr w:type="gramStart"/>
            <w:r>
              <w:br w:type="page"/>
            </w:r>
            <w:proofErr w:type="gramEnd"/>
          </w:p>
        </w:tc>
      </w:tr>
    </w:tbl>
    <w:p w14:paraId="361610C5" w14:textId="77777777" w:rsidR="008E3481" w:rsidRDefault="008E3481" w:rsidP="008E3481">
      <w:pPr>
        <w:spacing w:after="0"/>
        <w:rPr>
          <w:rFonts w:ascii="Arial" w:eastAsia="Arial" w:hAnsi="Arial" w:cs="Arial"/>
          <w:sz w:val="24"/>
          <w:szCs w:val="24"/>
        </w:rPr>
      </w:pPr>
    </w:p>
    <w:p w14:paraId="0C83179B" w14:textId="763C8544" w:rsidR="008335FC" w:rsidRDefault="00DC1889">
      <w:pPr>
        <w:spacing w:after="0"/>
        <w:rPr>
          <w:rFonts w:ascii="Arial" w:eastAsia="Arial" w:hAnsi="Arial" w:cs="Arial"/>
          <w:b/>
          <w:sz w:val="24"/>
          <w:szCs w:val="24"/>
        </w:rPr>
      </w:pPr>
      <w:r>
        <w:rPr>
          <w:rFonts w:ascii="Arial" w:eastAsia="Arial" w:hAnsi="Arial" w:cs="Arial"/>
          <w:b/>
          <w:sz w:val="24"/>
          <w:szCs w:val="24"/>
          <w:highlight w:val="green"/>
        </w:rPr>
        <w:t xml:space="preserve">&lt;H2&gt; </w:t>
      </w:r>
      <w:r>
        <w:rPr>
          <w:rFonts w:ascii="Arial" w:eastAsia="Arial" w:hAnsi="Arial" w:cs="Arial"/>
          <w:b/>
          <w:sz w:val="24"/>
          <w:szCs w:val="24"/>
        </w:rPr>
        <w:t xml:space="preserve">E aí? Como </w:t>
      </w:r>
      <w:r w:rsidR="008E3481">
        <w:rPr>
          <w:rFonts w:ascii="Arial" w:eastAsia="Arial" w:hAnsi="Arial" w:cs="Arial"/>
          <w:b/>
          <w:sz w:val="24"/>
          <w:szCs w:val="24"/>
        </w:rPr>
        <w:t>foi o seu resultado?</w:t>
      </w:r>
    </w:p>
    <w:p w14:paraId="000001E5" w14:textId="159589E4" w:rsidR="00D96ACF" w:rsidRDefault="00DC1889" w:rsidP="00B4365A">
      <w:pPr>
        <w:spacing w:after="0"/>
        <w:jc w:val="both"/>
        <w:rPr>
          <w:rFonts w:ascii="Arial" w:eastAsia="Arial" w:hAnsi="Arial" w:cs="Arial"/>
          <w:sz w:val="24"/>
          <w:szCs w:val="24"/>
        </w:rPr>
      </w:pPr>
      <w:r>
        <w:rPr>
          <w:rFonts w:ascii="Arial" w:eastAsia="Arial" w:hAnsi="Arial" w:cs="Arial"/>
          <w:sz w:val="24"/>
          <w:szCs w:val="24"/>
        </w:rPr>
        <w:t xml:space="preserve">É bom nos desafiarmos </w:t>
      </w:r>
      <w:r w:rsidR="00CB23B4">
        <w:rPr>
          <w:rFonts w:ascii="Arial" w:eastAsia="Arial" w:hAnsi="Arial" w:cs="Arial"/>
          <w:sz w:val="24"/>
          <w:szCs w:val="24"/>
        </w:rPr>
        <w:t>constantemente</w:t>
      </w:r>
      <w:r>
        <w:rPr>
          <w:rFonts w:ascii="Arial" w:eastAsia="Arial" w:hAnsi="Arial" w:cs="Arial"/>
          <w:sz w:val="24"/>
          <w:szCs w:val="24"/>
        </w:rPr>
        <w:t>, assim é possível medir e aprimorar o nosso conhecimento sempre!</w:t>
      </w:r>
    </w:p>
    <w:p w14:paraId="000001E6" w14:textId="77777777" w:rsidR="00D96ACF" w:rsidRDefault="00D96ACF" w:rsidP="00B4365A">
      <w:pPr>
        <w:spacing w:after="0"/>
        <w:jc w:val="both"/>
        <w:rPr>
          <w:rFonts w:ascii="Arial" w:eastAsia="Arial" w:hAnsi="Arial" w:cs="Arial"/>
          <w:sz w:val="24"/>
          <w:szCs w:val="24"/>
        </w:rPr>
      </w:pPr>
    </w:p>
    <w:p w14:paraId="000001E7" w14:textId="77777777" w:rsidR="00D96ACF" w:rsidRDefault="00DC1889" w:rsidP="00B4365A">
      <w:pPr>
        <w:spacing w:after="0"/>
        <w:jc w:val="both"/>
        <w:rPr>
          <w:rFonts w:ascii="Arial" w:eastAsia="Arial" w:hAnsi="Arial" w:cs="Arial"/>
          <w:sz w:val="24"/>
          <w:szCs w:val="24"/>
        </w:rPr>
      </w:pPr>
      <w:r>
        <w:rPr>
          <w:rFonts w:ascii="Arial" w:eastAsia="Arial" w:hAnsi="Arial" w:cs="Arial"/>
          <w:sz w:val="24"/>
          <w:szCs w:val="24"/>
        </w:rPr>
        <w:t>Siga em frente para concluir o curso.</w:t>
      </w:r>
    </w:p>
    <w:p w14:paraId="000001E8" w14:textId="77777777" w:rsidR="00D96ACF" w:rsidRDefault="00D96ACF">
      <w:pPr>
        <w:spacing w:after="0"/>
        <w:ind w:left="720"/>
        <w:rPr>
          <w:rFonts w:ascii="Arial" w:eastAsia="Arial" w:hAnsi="Arial" w:cs="Arial"/>
          <w:sz w:val="24"/>
          <w:szCs w:val="24"/>
        </w:rPr>
      </w:pPr>
    </w:p>
    <w:p w14:paraId="7A5E2DB2" w14:textId="3BF3C90D" w:rsidR="002E449F" w:rsidRPr="002E449F" w:rsidRDefault="002E449F" w:rsidP="002E449F">
      <w:pPr>
        <w:spacing w:after="120"/>
        <w:rPr>
          <w:rFonts w:ascii="Arial" w:hAnsi="Arial" w:cs="Arial"/>
          <w:b/>
          <w:sz w:val="28"/>
          <w:szCs w:val="28"/>
          <w:highlight w:val="green"/>
        </w:rPr>
      </w:pPr>
      <w:bookmarkStart w:id="27" w:name="_Hlk47654796"/>
      <w:r w:rsidRPr="002E449F">
        <w:rPr>
          <w:rFonts w:ascii="Arial" w:hAnsi="Arial" w:cs="Arial"/>
          <w:b/>
          <w:sz w:val="28"/>
          <w:szCs w:val="28"/>
          <w:highlight w:val="green"/>
        </w:rPr>
        <w:lastRenderedPageBreak/>
        <w:t>&lt;SCO</w:t>
      </w:r>
      <w:r w:rsidR="008E3481">
        <w:rPr>
          <w:rFonts w:ascii="Arial" w:hAnsi="Arial" w:cs="Arial"/>
          <w:b/>
          <w:sz w:val="28"/>
          <w:szCs w:val="28"/>
          <w:highlight w:val="green"/>
        </w:rPr>
        <w:t>20</w:t>
      </w:r>
      <w:r w:rsidRPr="002E449F">
        <w:rPr>
          <w:rFonts w:ascii="Arial" w:hAnsi="Arial" w:cs="Arial"/>
          <w:b/>
          <w:sz w:val="28"/>
          <w:szCs w:val="28"/>
          <w:highlight w:val="green"/>
        </w:rPr>
        <w:t>&gt; Atividade Prática</w:t>
      </w:r>
    </w:p>
    <w:bookmarkEnd w:id="27"/>
    <w:p w14:paraId="0A0BF6CF" w14:textId="77777777" w:rsidR="002E449F" w:rsidRPr="002E449F" w:rsidRDefault="002E449F" w:rsidP="002E449F">
      <w:pPr>
        <w:jc w:val="both"/>
        <w:rPr>
          <w:rFonts w:ascii="Arial" w:hAnsi="Arial" w:cs="Arial"/>
          <w:b/>
          <w:sz w:val="28"/>
          <w:szCs w:val="28"/>
        </w:rPr>
      </w:pPr>
      <w:r w:rsidRPr="002E449F">
        <w:rPr>
          <w:rFonts w:ascii="Arial" w:hAnsi="Arial" w:cs="Arial"/>
          <w:b/>
          <w:sz w:val="28"/>
          <w:szCs w:val="28"/>
          <w:highlight w:val="cyan"/>
        </w:rPr>
        <w:t>&lt;CAPA&gt; &lt;Título&gt;</w:t>
      </w:r>
      <w:r w:rsidRPr="002E449F">
        <w:rPr>
          <w:rFonts w:ascii="Arial" w:hAnsi="Arial" w:cs="Arial"/>
          <w:b/>
          <w:sz w:val="28"/>
          <w:szCs w:val="28"/>
        </w:rPr>
        <w:t xml:space="preserve"> Mão na massa</w:t>
      </w:r>
    </w:p>
    <w:p w14:paraId="08082152" w14:textId="77777777" w:rsidR="002E449F" w:rsidRPr="002E449F" w:rsidRDefault="002E449F" w:rsidP="002E449F">
      <w:pPr>
        <w:pStyle w:val="SemEspaamento"/>
        <w:spacing w:line="240" w:lineRule="auto"/>
        <w:rPr>
          <w:b/>
          <w:sz w:val="28"/>
          <w:szCs w:val="28"/>
        </w:rPr>
      </w:pPr>
      <w:r w:rsidRPr="002E449F">
        <w:rPr>
          <w:noProof/>
          <w:sz w:val="28"/>
          <w:szCs w:val="28"/>
        </w:rPr>
        <w:drawing>
          <wp:inline distT="0" distB="0" distL="0" distR="0" wp14:anchorId="1E11CD09" wp14:editId="2BF392EF">
            <wp:extent cx="1541145" cy="999460"/>
            <wp:effectExtent l="0" t="0" r="1905" b="0"/>
            <wp:docPr id="1161164752" name="Imagem 1161164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25621" t="37643" r="48403" b="30748"/>
                    <a:stretch/>
                  </pic:blipFill>
                  <pic:spPr bwMode="auto">
                    <a:xfrm>
                      <a:off x="0" y="0"/>
                      <a:ext cx="1541965" cy="999992"/>
                    </a:xfrm>
                    <a:prstGeom prst="rect">
                      <a:avLst/>
                    </a:prstGeom>
                    <a:ln>
                      <a:noFill/>
                    </a:ln>
                    <a:extLst>
                      <a:ext uri="{53640926-AAD7-44D8-BBD7-CCE9431645EC}">
                        <a14:shadowObscured xmlns:a14="http://schemas.microsoft.com/office/drawing/2010/main"/>
                      </a:ext>
                    </a:extLst>
                  </pic:spPr>
                </pic:pic>
              </a:graphicData>
            </a:graphic>
          </wp:inline>
        </w:drawing>
      </w:r>
    </w:p>
    <w:p w14:paraId="0B75A9D9" w14:textId="77777777" w:rsidR="00AC6D6E" w:rsidRDefault="00AC6D6E" w:rsidP="002E449F">
      <w:pPr>
        <w:pStyle w:val="SemEspaamento"/>
        <w:spacing w:line="240" w:lineRule="auto"/>
        <w:rPr>
          <w:bCs/>
          <w:color w:val="auto"/>
          <w:szCs w:val="28"/>
        </w:rPr>
      </w:pPr>
    </w:p>
    <w:p w14:paraId="3AF2EA28" w14:textId="7CF32B15" w:rsidR="002E449F" w:rsidRPr="00AC6D6E" w:rsidRDefault="00EB36B9" w:rsidP="00AE338D">
      <w:pPr>
        <w:pStyle w:val="SemEspaamento"/>
        <w:spacing w:line="276" w:lineRule="auto"/>
        <w:rPr>
          <w:bCs/>
          <w:color w:val="auto"/>
          <w:szCs w:val="28"/>
        </w:rPr>
      </w:pPr>
      <w:r w:rsidRPr="0011550B">
        <w:rPr>
          <w:color w:val="auto"/>
          <w:szCs w:val="24"/>
        </w:rPr>
        <w:t>Nossa proposta é que você veja os principais pontos abordados no curso e faça um plano de ação</w:t>
      </w:r>
      <w:r w:rsidRPr="00EB36B9">
        <w:rPr>
          <w:bCs/>
          <w:color w:val="auto"/>
          <w:szCs w:val="28"/>
        </w:rPr>
        <w:t xml:space="preserve"> </w:t>
      </w:r>
      <w:r w:rsidRPr="00AC6D6E">
        <w:rPr>
          <w:bCs/>
          <w:color w:val="auto"/>
          <w:szCs w:val="28"/>
        </w:rPr>
        <w:t>utilizando a ferramenta 5W2H</w:t>
      </w:r>
      <w:r>
        <w:rPr>
          <w:bCs/>
          <w:color w:val="auto"/>
          <w:szCs w:val="28"/>
        </w:rPr>
        <w:t xml:space="preserve">. Utilize o modelo da planilha anexa para fazer o seu plano. </w:t>
      </w:r>
    </w:p>
    <w:p w14:paraId="6B40E1D4" w14:textId="77777777" w:rsidR="00AC6D6E" w:rsidRPr="002E449F" w:rsidRDefault="00AC6D6E" w:rsidP="002E449F">
      <w:pPr>
        <w:pStyle w:val="SemEspaamento"/>
        <w:spacing w:line="240" w:lineRule="auto"/>
        <w:rPr>
          <w:b/>
          <w:bCs/>
          <w:color w:val="auto"/>
          <w:sz w:val="28"/>
          <w:szCs w:val="28"/>
        </w:rPr>
      </w:pPr>
    </w:p>
    <w:p w14:paraId="5471C977" w14:textId="77777777" w:rsidR="00E656A9" w:rsidRDefault="00E656A9" w:rsidP="00E656A9">
      <w:pPr>
        <w:pStyle w:val="NormalED"/>
      </w:pPr>
      <w:commentRangeStart w:id="28"/>
      <w:commentRangeStart w:id="29"/>
      <w:r w:rsidRPr="00C04F00">
        <w:t>Planos de Ação para gerar o resultado esperado –</w:t>
      </w:r>
      <w:commentRangeStart w:id="30"/>
      <w:r w:rsidRPr="00C04F00">
        <w:t xml:space="preserve"> 5W2H</w:t>
      </w:r>
      <w:commentRangeEnd w:id="30"/>
      <w:r w:rsidR="002525DA">
        <w:rPr>
          <w:rStyle w:val="Refdecomentrio"/>
          <w:rFonts w:ascii="Calibri" w:eastAsia="Calibri" w:hAnsi="Calibri" w:cs="Calibri"/>
          <w:color w:val="auto"/>
        </w:rPr>
        <w:commentReference w:id="30"/>
      </w:r>
      <w:r>
        <w:t>. Anexo.</w:t>
      </w:r>
      <w:commentRangeEnd w:id="28"/>
      <w:r>
        <w:rPr>
          <w:rStyle w:val="Refdecomentrio"/>
          <w:rFonts w:ascii="Calibri" w:eastAsia="Calibri" w:hAnsi="Calibri" w:cs="Calibri"/>
          <w:color w:val="auto"/>
        </w:rPr>
        <w:commentReference w:id="28"/>
      </w:r>
      <w:commentRangeEnd w:id="29"/>
      <w:r w:rsidR="00680C05">
        <w:rPr>
          <w:rStyle w:val="Refdecomentrio"/>
          <w:rFonts w:ascii="Calibri" w:eastAsia="Calibri" w:hAnsi="Calibri" w:cs="Calibri"/>
          <w:color w:val="auto"/>
        </w:rPr>
        <w:commentReference w:id="29"/>
      </w:r>
    </w:p>
    <w:p w14:paraId="538397AA" w14:textId="77777777" w:rsidR="002E449F" w:rsidRDefault="002E449F">
      <w:pPr>
        <w:spacing w:after="120" w:line="360" w:lineRule="auto"/>
        <w:rPr>
          <w:rFonts w:ascii="Arial" w:eastAsia="Arial" w:hAnsi="Arial" w:cs="Arial"/>
          <w:b/>
          <w:sz w:val="28"/>
          <w:szCs w:val="28"/>
          <w:highlight w:val="green"/>
        </w:rPr>
      </w:pPr>
    </w:p>
    <w:p w14:paraId="000001EA" w14:textId="77777777" w:rsidR="00D96ACF" w:rsidRDefault="00D96ACF">
      <w:pPr>
        <w:spacing w:after="120" w:line="360" w:lineRule="auto"/>
        <w:rPr>
          <w:rFonts w:ascii="Arial" w:eastAsia="Arial" w:hAnsi="Arial" w:cs="Arial"/>
          <w:b/>
          <w:sz w:val="28"/>
          <w:szCs w:val="28"/>
          <w:highlight w:val="green"/>
        </w:rPr>
      </w:pPr>
      <w:bookmarkStart w:id="31" w:name="_heading=h.dptj6k3hgrui" w:colFirst="0" w:colLast="0"/>
      <w:bookmarkEnd w:id="31"/>
    </w:p>
    <w:p w14:paraId="000001EC" w14:textId="256541BF" w:rsidR="00D96ACF" w:rsidRDefault="00DC1889">
      <w:pPr>
        <w:spacing w:after="120" w:line="360" w:lineRule="auto"/>
        <w:rPr>
          <w:rFonts w:ascii="Arial" w:eastAsia="Arial" w:hAnsi="Arial" w:cs="Arial"/>
          <w:b/>
          <w:sz w:val="28"/>
          <w:szCs w:val="28"/>
          <w:highlight w:val="green"/>
        </w:rPr>
      </w:pPr>
      <w:bookmarkStart w:id="32" w:name="_heading=h.vlvf6npeucis" w:colFirst="0" w:colLast="0"/>
      <w:bookmarkEnd w:id="32"/>
      <w:r>
        <w:br w:type="page"/>
      </w:r>
      <w:bookmarkStart w:id="33" w:name="_heading=h.vm99a3ubool1" w:colFirst="0" w:colLast="0"/>
      <w:bookmarkEnd w:id="33"/>
      <w:r>
        <w:rPr>
          <w:rFonts w:ascii="Arial" w:eastAsia="Arial" w:hAnsi="Arial" w:cs="Arial"/>
          <w:b/>
          <w:sz w:val="28"/>
          <w:szCs w:val="28"/>
          <w:highlight w:val="green"/>
        </w:rPr>
        <w:lastRenderedPageBreak/>
        <w:t>&lt;SCO</w:t>
      </w:r>
      <w:r w:rsidR="008E3481">
        <w:rPr>
          <w:rFonts w:ascii="Arial" w:eastAsia="Arial" w:hAnsi="Arial" w:cs="Arial"/>
          <w:b/>
          <w:sz w:val="28"/>
          <w:szCs w:val="28"/>
          <w:highlight w:val="green"/>
        </w:rPr>
        <w:t>21</w:t>
      </w:r>
      <w:r>
        <w:rPr>
          <w:rFonts w:ascii="Arial" w:eastAsia="Arial" w:hAnsi="Arial" w:cs="Arial"/>
          <w:b/>
          <w:sz w:val="28"/>
          <w:szCs w:val="28"/>
          <w:highlight w:val="green"/>
        </w:rPr>
        <w:t xml:space="preserve">&gt; </w:t>
      </w:r>
      <w:r w:rsidR="00B1330C">
        <w:rPr>
          <w:rFonts w:ascii="Arial" w:eastAsia="Arial" w:hAnsi="Arial" w:cs="Arial"/>
          <w:b/>
          <w:sz w:val="28"/>
          <w:szCs w:val="28"/>
          <w:highlight w:val="green"/>
        </w:rPr>
        <w:t xml:space="preserve">ENCERRAMENTO </w:t>
      </w:r>
    </w:p>
    <w:p w14:paraId="000001ED" w14:textId="19377579" w:rsidR="00D96ACF" w:rsidRDefault="00DC1889">
      <w:pPr>
        <w:spacing w:after="0" w:line="360" w:lineRule="auto"/>
        <w:jc w:val="both"/>
        <w:rPr>
          <w:rFonts w:ascii="Arial" w:eastAsia="Arial" w:hAnsi="Arial" w:cs="Arial"/>
          <w:b/>
        </w:rPr>
      </w:pPr>
      <w:r>
        <w:rPr>
          <w:rFonts w:ascii="Arial" w:eastAsia="Arial" w:hAnsi="Arial" w:cs="Arial"/>
          <w:b/>
          <w:highlight w:val="green"/>
        </w:rPr>
        <w:t>&lt;CAPA&gt; &lt;Título&gt;</w:t>
      </w:r>
      <w:r>
        <w:rPr>
          <w:rFonts w:ascii="Arial" w:eastAsia="Arial" w:hAnsi="Arial" w:cs="Arial"/>
          <w:b/>
        </w:rPr>
        <w:t xml:space="preserve"> </w:t>
      </w:r>
      <w:r w:rsidR="00B1330C">
        <w:rPr>
          <w:rFonts w:ascii="Arial" w:eastAsia="Arial" w:hAnsi="Arial" w:cs="Arial"/>
          <w:b/>
        </w:rPr>
        <w:t>ENCERRAMENTO</w:t>
      </w:r>
    </w:p>
    <w:p w14:paraId="000001EE" w14:textId="47263100" w:rsidR="00D96ACF" w:rsidRDefault="0021145B">
      <w:pPr>
        <w:spacing w:after="0" w:line="240" w:lineRule="auto"/>
        <w:rPr>
          <w:rFonts w:ascii="Arial" w:eastAsia="Arial" w:hAnsi="Arial" w:cs="Arial"/>
          <w:sz w:val="24"/>
          <w:szCs w:val="24"/>
          <w:shd w:val="clear" w:color="auto" w:fill="D3D3D3"/>
        </w:rPr>
      </w:pPr>
      <w:bookmarkStart w:id="34" w:name="_heading=h.5aokmy9bpdu0" w:colFirst="0" w:colLast="0"/>
      <w:bookmarkEnd w:id="34"/>
      <w:r>
        <w:rPr>
          <w:rFonts w:ascii="Arial" w:eastAsia="Arial" w:hAnsi="Arial" w:cs="Arial"/>
          <w:noProof/>
          <w:sz w:val="24"/>
          <w:szCs w:val="24"/>
          <w:shd w:val="clear" w:color="auto" w:fill="D3D3D3"/>
          <w:lang w:eastAsia="pt-BR"/>
        </w:rPr>
        <w:drawing>
          <wp:inline distT="0" distB="0" distL="0" distR="0" wp14:anchorId="1F32A39F" wp14:editId="348ABC9A">
            <wp:extent cx="2647950" cy="1943699"/>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smiling-confident-millennial-hipster-man-look-at-camera-standing-posing-at-workspace-with-sticky-1659420379.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646757" cy="1942823"/>
                    </a:xfrm>
                    <a:prstGeom prst="rect">
                      <a:avLst/>
                    </a:prstGeom>
                  </pic:spPr>
                </pic:pic>
              </a:graphicData>
            </a:graphic>
          </wp:inline>
        </w:drawing>
      </w:r>
    </w:p>
    <w:p w14:paraId="000001EF" w14:textId="5E053AE9" w:rsidR="00D96ACF" w:rsidRPr="0021145B" w:rsidRDefault="0021145B">
      <w:pPr>
        <w:spacing w:after="0" w:line="240" w:lineRule="auto"/>
        <w:rPr>
          <w:rFonts w:ascii="Arial" w:eastAsia="Arial" w:hAnsi="Arial" w:cs="Arial"/>
          <w:sz w:val="24"/>
          <w:szCs w:val="24"/>
          <w:highlight w:val="cyan"/>
        </w:rPr>
      </w:pPr>
      <w:bookmarkStart w:id="35" w:name="_heading=h.936bgsyq8p86" w:colFirst="0" w:colLast="0"/>
      <w:bookmarkEnd w:id="35"/>
      <w:r w:rsidRPr="0021145B">
        <w:rPr>
          <w:rFonts w:ascii="Arial" w:eastAsia="Arial" w:hAnsi="Arial" w:cs="Arial"/>
          <w:sz w:val="24"/>
          <w:szCs w:val="24"/>
          <w:highlight w:val="cyan"/>
        </w:rPr>
        <w:t xml:space="preserve">Shutterstock </w:t>
      </w:r>
      <w:r w:rsidR="00DC1889" w:rsidRPr="0021145B">
        <w:rPr>
          <w:rFonts w:ascii="Arial" w:eastAsia="Arial" w:hAnsi="Arial" w:cs="Arial"/>
          <w:sz w:val="24"/>
          <w:szCs w:val="24"/>
          <w:highlight w:val="cyan"/>
        </w:rPr>
        <w:t xml:space="preserve">ID </w:t>
      </w:r>
      <w:r w:rsidRPr="0021145B">
        <w:rPr>
          <w:rFonts w:ascii="Arial" w:eastAsia="Arial" w:hAnsi="Arial" w:cs="Arial"/>
          <w:color w:val="080808"/>
          <w:sz w:val="24"/>
          <w:szCs w:val="24"/>
          <w:highlight w:val="cyan"/>
        </w:rPr>
        <w:t>1659420379</w:t>
      </w:r>
    </w:p>
    <w:p w14:paraId="000001F0" w14:textId="77777777" w:rsidR="00D96ACF" w:rsidRDefault="00D96ACF">
      <w:pPr>
        <w:spacing w:after="0"/>
        <w:rPr>
          <w:rFonts w:ascii="Arial" w:eastAsia="Arial" w:hAnsi="Arial" w:cs="Arial"/>
          <w:b/>
          <w:sz w:val="24"/>
          <w:szCs w:val="24"/>
          <w:highlight w:val="green"/>
        </w:rPr>
      </w:pPr>
    </w:p>
    <w:p w14:paraId="000001F1" w14:textId="77777777" w:rsidR="00D96ACF" w:rsidRDefault="00DC1889">
      <w:pPr>
        <w:spacing w:after="0"/>
        <w:rPr>
          <w:rFonts w:ascii="Arial" w:eastAsia="Arial" w:hAnsi="Arial" w:cs="Arial"/>
          <w:b/>
          <w:sz w:val="24"/>
          <w:szCs w:val="24"/>
        </w:rPr>
      </w:pPr>
      <w:r>
        <w:rPr>
          <w:rFonts w:ascii="Arial" w:eastAsia="Arial" w:hAnsi="Arial" w:cs="Arial"/>
          <w:b/>
          <w:sz w:val="24"/>
          <w:szCs w:val="24"/>
          <w:highlight w:val="green"/>
        </w:rPr>
        <w:t xml:space="preserve">&lt;H2&gt; </w:t>
      </w:r>
      <w:r>
        <w:rPr>
          <w:rFonts w:ascii="Arial" w:eastAsia="Arial" w:hAnsi="Arial" w:cs="Arial"/>
          <w:b/>
          <w:sz w:val="24"/>
          <w:szCs w:val="24"/>
        </w:rPr>
        <w:t>PARABÉNS!</w:t>
      </w:r>
    </w:p>
    <w:p w14:paraId="000001F2" w14:textId="77777777" w:rsidR="00D96ACF" w:rsidRDefault="00DC1889">
      <w:pPr>
        <w:rPr>
          <w:rFonts w:ascii="Arial" w:eastAsia="Arial" w:hAnsi="Arial" w:cs="Arial"/>
          <w:sz w:val="24"/>
          <w:szCs w:val="24"/>
        </w:rPr>
      </w:pPr>
      <w:r>
        <w:rPr>
          <w:rFonts w:ascii="Arial" w:eastAsia="Arial" w:hAnsi="Arial" w:cs="Arial"/>
          <w:sz w:val="24"/>
          <w:szCs w:val="24"/>
        </w:rPr>
        <w:t>Você conquistou mais uma etapa de estudos!</w:t>
      </w:r>
    </w:p>
    <w:p w14:paraId="000001F3" w14:textId="1AF2E2B0" w:rsidR="00D96ACF" w:rsidRDefault="000D70DE">
      <w:pPr>
        <w:rPr>
          <w:rFonts w:ascii="Arial" w:eastAsia="Arial" w:hAnsi="Arial" w:cs="Arial"/>
          <w:sz w:val="24"/>
          <w:szCs w:val="24"/>
        </w:rPr>
      </w:pPr>
      <w:r>
        <w:rPr>
          <w:rFonts w:ascii="Arial" w:eastAsia="Arial" w:hAnsi="Arial" w:cs="Arial"/>
          <w:sz w:val="24"/>
          <w:szCs w:val="24"/>
        </w:rPr>
        <w:t>Esperamos que</w:t>
      </w:r>
      <w:r w:rsidR="008252E6">
        <w:rPr>
          <w:rFonts w:ascii="Arial" w:eastAsia="Arial" w:hAnsi="Arial" w:cs="Arial"/>
          <w:sz w:val="24"/>
          <w:szCs w:val="24"/>
        </w:rPr>
        <w:t>,</w:t>
      </w:r>
      <w:r>
        <w:rPr>
          <w:rFonts w:ascii="Arial" w:eastAsia="Arial" w:hAnsi="Arial" w:cs="Arial"/>
          <w:sz w:val="24"/>
          <w:szCs w:val="24"/>
        </w:rPr>
        <w:t xml:space="preserve"> a partir de agora</w:t>
      </w:r>
      <w:r w:rsidR="008252E6">
        <w:rPr>
          <w:rFonts w:ascii="Arial" w:eastAsia="Arial" w:hAnsi="Arial" w:cs="Arial"/>
          <w:sz w:val="24"/>
          <w:szCs w:val="24"/>
        </w:rPr>
        <w:t>,</w:t>
      </w:r>
      <w:bookmarkStart w:id="36" w:name="_GoBack"/>
      <w:bookmarkEnd w:id="36"/>
      <w:r>
        <w:rPr>
          <w:rFonts w:ascii="Arial" w:eastAsia="Arial" w:hAnsi="Arial" w:cs="Arial"/>
          <w:sz w:val="24"/>
          <w:szCs w:val="24"/>
        </w:rPr>
        <w:t xml:space="preserve"> você possa </w:t>
      </w:r>
      <w:r w:rsidR="00E656A9">
        <w:rPr>
          <w:rFonts w:ascii="Arial" w:eastAsia="Arial" w:hAnsi="Arial" w:cs="Arial"/>
          <w:sz w:val="24"/>
          <w:szCs w:val="24"/>
        </w:rPr>
        <w:t>u</w:t>
      </w:r>
      <w:r w:rsidR="00E656A9" w:rsidRPr="00E656A9">
        <w:rPr>
          <w:rFonts w:ascii="Arial" w:eastAsia="Arial" w:hAnsi="Arial" w:cs="Arial"/>
          <w:sz w:val="24"/>
          <w:szCs w:val="24"/>
        </w:rPr>
        <w:t>sar com qualidade as ferramentas para gestão</w:t>
      </w:r>
      <w:r w:rsidR="00E656A9">
        <w:rPr>
          <w:rFonts w:ascii="Arial" w:eastAsia="Arial" w:hAnsi="Arial" w:cs="Arial"/>
          <w:sz w:val="24"/>
          <w:szCs w:val="24"/>
        </w:rPr>
        <w:t>, e</w:t>
      </w:r>
      <w:r w:rsidR="00E656A9" w:rsidRPr="00E656A9">
        <w:rPr>
          <w:rFonts w:ascii="Arial" w:eastAsia="Arial" w:hAnsi="Arial" w:cs="Arial"/>
          <w:sz w:val="24"/>
          <w:szCs w:val="24"/>
        </w:rPr>
        <w:t>mpoderar a execução do planejamento</w:t>
      </w:r>
      <w:r w:rsidR="00E656A9">
        <w:rPr>
          <w:rFonts w:ascii="Arial" w:eastAsia="Arial" w:hAnsi="Arial" w:cs="Arial"/>
          <w:sz w:val="24"/>
          <w:szCs w:val="24"/>
        </w:rPr>
        <w:t xml:space="preserve"> e m</w:t>
      </w:r>
      <w:r w:rsidR="00E656A9" w:rsidRPr="00E656A9">
        <w:rPr>
          <w:rFonts w:ascii="Arial" w:eastAsia="Arial" w:hAnsi="Arial" w:cs="Arial"/>
          <w:sz w:val="24"/>
          <w:szCs w:val="24"/>
        </w:rPr>
        <w:t xml:space="preserve">onitorar metas individuais e </w:t>
      </w:r>
      <w:del w:id="37" w:author="Izabela Gomes Sanches Spoladore" w:date="2020-08-18T11:44:00Z">
        <w:r w:rsidR="00E656A9" w:rsidRPr="00E656A9" w:rsidDel="00680C05">
          <w:rPr>
            <w:rFonts w:ascii="Arial" w:eastAsia="Arial" w:hAnsi="Arial" w:cs="Arial"/>
            <w:sz w:val="24"/>
            <w:szCs w:val="24"/>
          </w:rPr>
          <w:delText>coletivas.</w:delText>
        </w:r>
        <w:r w:rsidR="00DC1889" w:rsidDel="00680C05">
          <w:rPr>
            <w:rFonts w:ascii="Arial" w:eastAsia="Arial" w:hAnsi="Arial" w:cs="Arial"/>
            <w:sz w:val="24"/>
            <w:szCs w:val="24"/>
          </w:rPr>
          <w:delText>Agora</w:delText>
        </w:r>
      </w:del>
      <w:ins w:id="38" w:author="Izabela Gomes Sanches Spoladore" w:date="2020-08-18T11:44:00Z">
        <w:r w:rsidR="00680C05" w:rsidRPr="00E656A9">
          <w:rPr>
            <w:rFonts w:ascii="Arial" w:eastAsia="Arial" w:hAnsi="Arial" w:cs="Arial"/>
            <w:sz w:val="24"/>
            <w:szCs w:val="24"/>
          </w:rPr>
          <w:t>coletivas.</w:t>
        </w:r>
        <w:r w:rsidR="00680C05">
          <w:rPr>
            <w:rFonts w:ascii="Arial" w:eastAsia="Arial" w:hAnsi="Arial" w:cs="Arial"/>
            <w:sz w:val="24"/>
            <w:szCs w:val="24"/>
          </w:rPr>
          <w:t xml:space="preserve"> Agora</w:t>
        </w:r>
      </w:ins>
      <w:r w:rsidR="00DC1889">
        <w:rPr>
          <w:rFonts w:ascii="Arial" w:eastAsia="Arial" w:hAnsi="Arial" w:cs="Arial"/>
          <w:sz w:val="24"/>
          <w:szCs w:val="24"/>
        </w:rPr>
        <w:t>, confira suas conquistas:</w:t>
      </w:r>
    </w:p>
    <w:p w14:paraId="000001F4" w14:textId="77777777" w:rsidR="00D96ACF" w:rsidRPr="00E656A9" w:rsidRDefault="00DC1889">
      <w:pPr>
        <w:spacing w:after="0"/>
        <w:rPr>
          <w:rFonts w:ascii="Arial" w:eastAsia="Arial" w:hAnsi="Arial" w:cs="Arial"/>
          <w:sz w:val="24"/>
          <w:highlight w:val="lightGray"/>
        </w:rPr>
      </w:pPr>
      <w:r w:rsidRPr="00E656A9">
        <w:rPr>
          <w:rFonts w:ascii="Arial" w:eastAsia="Arial" w:hAnsi="Arial" w:cs="Arial"/>
          <w:sz w:val="24"/>
          <w:highlight w:val="cyan"/>
        </w:rPr>
        <w:t>&lt;Carrossel&gt;</w:t>
      </w:r>
    </w:p>
    <w:tbl>
      <w:tblPr>
        <w:tblW w:w="90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9"/>
      </w:tblGrid>
      <w:tr w:rsidR="00D96ACF" w14:paraId="59AAC2FA" w14:textId="77777777" w:rsidTr="0087672B">
        <w:tc>
          <w:tcPr>
            <w:tcW w:w="9069" w:type="dxa"/>
            <w:shd w:val="clear" w:color="auto" w:fill="auto"/>
            <w:tcMar>
              <w:top w:w="100" w:type="dxa"/>
              <w:left w:w="100" w:type="dxa"/>
              <w:bottom w:w="100" w:type="dxa"/>
              <w:right w:w="100" w:type="dxa"/>
            </w:tcMar>
          </w:tcPr>
          <w:p w14:paraId="000001F5" w14:textId="60C4E36E" w:rsidR="00D96ACF" w:rsidRPr="00E656A9" w:rsidRDefault="00DC1889" w:rsidP="0087672B">
            <w:pPr>
              <w:spacing w:after="0" w:line="360" w:lineRule="auto"/>
              <w:jc w:val="both"/>
              <w:rPr>
                <w:rFonts w:ascii="Arial" w:eastAsia="Arial" w:hAnsi="Arial" w:cs="Arial"/>
                <w:sz w:val="24"/>
                <w:highlight w:val="cyan"/>
              </w:rPr>
            </w:pPr>
            <w:r w:rsidRPr="00E656A9">
              <w:rPr>
                <w:rFonts w:ascii="Arial" w:eastAsia="Arial" w:hAnsi="Arial" w:cs="Arial"/>
                <w:sz w:val="24"/>
                <w:highlight w:val="cyan"/>
              </w:rPr>
              <w:t xml:space="preserve">DM: </w:t>
            </w:r>
            <w:r w:rsidR="002E0775" w:rsidRPr="00E656A9">
              <w:rPr>
                <w:rFonts w:ascii="Arial" w:eastAsia="Arial" w:hAnsi="Arial" w:cs="Arial"/>
                <w:sz w:val="24"/>
                <w:highlight w:val="cyan"/>
              </w:rPr>
              <w:t>fazer um ícone para o tópico</w:t>
            </w:r>
          </w:p>
          <w:p w14:paraId="50E00D24" w14:textId="77777777" w:rsidR="002E449F" w:rsidRPr="0087672B" w:rsidRDefault="002E449F" w:rsidP="0087672B">
            <w:pPr>
              <w:spacing w:after="0" w:line="360" w:lineRule="auto"/>
              <w:jc w:val="both"/>
              <w:rPr>
                <w:rFonts w:ascii="Arial" w:eastAsia="Arial" w:hAnsi="Arial" w:cs="Arial"/>
                <w:highlight w:val="cyan"/>
              </w:rPr>
            </w:pPr>
          </w:p>
          <w:p w14:paraId="000001F7" w14:textId="6CE8ACCA" w:rsidR="00D96ACF" w:rsidRPr="0087672B" w:rsidRDefault="00DC1889" w:rsidP="00E656A9">
            <w:pPr>
              <w:spacing w:after="0"/>
              <w:jc w:val="both"/>
              <w:rPr>
                <w:rFonts w:ascii="Arial" w:eastAsia="Arial" w:hAnsi="Arial" w:cs="Arial"/>
                <w:highlight w:val="lightGray"/>
              </w:rPr>
            </w:pPr>
            <w:r w:rsidRPr="0087672B">
              <w:rPr>
                <w:rFonts w:ascii="Arial" w:eastAsia="Arial" w:hAnsi="Arial" w:cs="Arial"/>
                <w:sz w:val="24"/>
                <w:szCs w:val="24"/>
              </w:rPr>
              <w:t xml:space="preserve">Você </w:t>
            </w:r>
            <w:r w:rsidR="000D70DE">
              <w:rPr>
                <w:rFonts w:ascii="Arial" w:eastAsia="Arial" w:hAnsi="Arial" w:cs="Arial"/>
                <w:sz w:val="24"/>
                <w:szCs w:val="24"/>
              </w:rPr>
              <w:t>analisou</w:t>
            </w:r>
            <w:r w:rsidR="000D70DE" w:rsidRPr="000D70DE">
              <w:rPr>
                <w:rFonts w:ascii="Arial" w:eastAsia="Arial" w:hAnsi="Arial" w:cs="Arial"/>
                <w:sz w:val="24"/>
                <w:szCs w:val="24"/>
              </w:rPr>
              <w:t xml:space="preserve"> </w:t>
            </w:r>
            <w:r w:rsidR="00E656A9" w:rsidRPr="00E656A9">
              <w:rPr>
                <w:rFonts w:ascii="Arial" w:eastAsia="Arial" w:hAnsi="Arial" w:cs="Arial"/>
                <w:sz w:val="24"/>
                <w:szCs w:val="24"/>
              </w:rPr>
              <w:t>o cenário externo e interno a partir do resultado a ser buscado.</w:t>
            </w:r>
          </w:p>
        </w:tc>
      </w:tr>
      <w:tr w:rsidR="00D96ACF" w14:paraId="0706E38A" w14:textId="77777777" w:rsidTr="0087672B">
        <w:tc>
          <w:tcPr>
            <w:tcW w:w="9069" w:type="dxa"/>
            <w:shd w:val="clear" w:color="auto" w:fill="auto"/>
            <w:tcMar>
              <w:top w:w="100" w:type="dxa"/>
              <w:left w:w="100" w:type="dxa"/>
              <w:bottom w:w="100" w:type="dxa"/>
              <w:right w:w="100" w:type="dxa"/>
            </w:tcMar>
          </w:tcPr>
          <w:p w14:paraId="000001F8" w14:textId="78E4882F" w:rsidR="00D96ACF" w:rsidRPr="00E656A9" w:rsidRDefault="002E0775" w:rsidP="0087672B">
            <w:pPr>
              <w:spacing w:after="0" w:line="360" w:lineRule="auto"/>
              <w:jc w:val="both"/>
              <w:rPr>
                <w:rFonts w:ascii="Arial" w:eastAsia="Arial" w:hAnsi="Arial" w:cs="Arial"/>
                <w:sz w:val="24"/>
                <w:highlight w:val="cyan"/>
              </w:rPr>
            </w:pPr>
            <w:r w:rsidRPr="00E656A9">
              <w:rPr>
                <w:rFonts w:ascii="Arial" w:eastAsia="Arial" w:hAnsi="Arial" w:cs="Arial"/>
                <w:sz w:val="24"/>
                <w:highlight w:val="cyan"/>
              </w:rPr>
              <w:t>DM: fazer um ícone para o tópico</w:t>
            </w:r>
          </w:p>
          <w:p w14:paraId="000001F9" w14:textId="034065EE" w:rsidR="00D96ACF" w:rsidRPr="0087672B" w:rsidRDefault="00D96ACF" w:rsidP="0087672B">
            <w:pPr>
              <w:spacing w:after="0"/>
              <w:jc w:val="both"/>
              <w:rPr>
                <w:rFonts w:ascii="Arial" w:eastAsia="Arial" w:hAnsi="Arial" w:cs="Arial"/>
              </w:rPr>
            </w:pPr>
          </w:p>
          <w:p w14:paraId="000001FA" w14:textId="26619309" w:rsidR="00D96ACF" w:rsidRPr="0087672B" w:rsidRDefault="00137046" w:rsidP="00E656A9">
            <w:pPr>
              <w:spacing w:after="0"/>
              <w:jc w:val="both"/>
              <w:rPr>
                <w:rFonts w:ascii="Arial" w:eastAsia="Arial" w:hAnsi="Arial" w:cs="Arial"/>
                <w:highlight w:val="lightGray"/>
              </w:rPr>
            </w:pPr>
            <w:r w:rsidRPr="0087672B">
              <w:rPr>
                <w:rFonts w:ascii="Arial" w:eastAsia="Arial" w:hAnsi="Arial" w:cs="Arial"/>
                <w:sz w:val="24"/>
                <w:szCs w:val="24"/>
              </w:rPr>
              <w:t xml:space="preserve">Você </w:t>
            </w:r>
            <w:r w:rsidR="00E656A9">
              <w:rPr>
                <w:rFonts w:ascii="Arial" w:eastAsia="Arial" w:hAnsi="Arial" w:cs="Arial"/>
                <w:sz w:val="24"/>
                <w:szCs w:val="24"/>
              </w:rPr>
              <w:t xml:space="preserve">construiu e </w:t>
            </w:r>
            <w:proofErr w:type="spellStart"/>
            <w:r w:rsidR="00E656A9">
              <w:rPr>
                <w:rFonts w:ascii="Arial" w:eastAsia="Arial" w:hAnsi="Arial" w:cs="Arial"/>
                <w:sz w:val="24"/>
                <w:szCs w:val="24"/>
              </w:rPr>
              <w:t>co-criou</w:t>
            </w:r>
            <w:proofErr w:type="spellEnd"/>
            <w:r w:rsidR="00C37541">
              <w:rPr>
                <w:rFonts w:ascii="Arial" w:eastAsia="Arial" w:hAnsi="Arial" w:cs="Arial"/>
                <w:sz w:val="24"/>
                <w:szCs w:val="24"/>
              </w:rPr>
              <w:t>,</w:t>
            </w:r>
            <w:r w:rsidR="00E656A9" w:rsidRPr="00E656A9">
              <w:rPr>
                <w:rFonts w:ascii="Arial" w:eastAsia="Arial" w:hAnsi="Arial" w:cs="Arial"/>
                <w:sz w:val="24"/>
                <w:szCs w:val="24"/>
              </w:rPr>
              <w:t xml:space="preserve"> com </w:t>
            </w:r>
            <w:r w:rsidR="00C37541">
              <w:rPr>
                <w:rFonts w:ascii="Arial" w:eastAsia="Arial" w:hAnsi="Arial" w:cs="Arial"/>
                <w:sz w:val="24"/>
                <w:szCs w:val="24"/>
              </w:rPr>
              <w:t xml:space="preserve">sua </w:t>
            </w:r>
            <w:r w:rsidR="00E656A9" w:rsidRPr="00E656A9">
              <w:rPr>
                <w:rFonts w:ascii="Arial" w:eastAsia="Arial" w:hAnsi="Arial" w:cs="Arial"/>
                <w:sz w:val="24"/>
                <w:szCs w:val="24"/>
              </w:rPr>
              <w:t>equipe</w:t>
            </w:r>
            <w:r w:rsidR="00C37541">
              <w:rPr>
                <w:rFonts w:ascii="Arial" w:eastAsia="Arial" w:hAnsi="Arial" w:cs="Arial"/>
                <w:sz w:val="24"/>
                <w:szCs w:val="24"/>
              </w:rPr>
              <w:t>,</w:t>
            </w:r>
            <w:r w:rsidR="00E656A9" w:rsidRPr="00E656A9">
              <w:rPr>
                <w:rFonts w:ascii="Arial" w:eastAsia="Arial" w:hAnsi="Arial" w:cs="Arial"/>
                <w:sz w:val="24"/>
                <w:szCs w:val="24"/>
              </w:rPr>
              <w:t xml:space="preserve"> visões, missões, valores, objetivos sobre oportunidades e priorizar ações</w:t>
            </w:r>
            <w:r w:rsidR="00C37541">
              <w:rPr>
                <w:rFonts w:ascii="Arial" w:eastAsia="Arial" w:hAnsi="Arial" w:cs="Arial"/>
                <w:sz w:val="24"/>
                <w:szCs w:val="24"/>
              </w:rPr>
              <w:t>,</w:t>
            </w:r>
            <w:r w:rsidR="00E656A9" w:rsidRPr="00E656A9">
              <w:rPr>
                <w:rFonts w:ascii="Arial" w:eastAsia="Arial" w:hAnsi="Arial" w:cs="Arial"/>
                <w:sz w:val="24"/>
                <w:szCs w:val="24"/>
              </w:rPr>
              <w:t xml:space="preserve"> e organiz</w:t>
            </w:r>
            <w:r w:rsidR="00E656A9">
              <w:rPr>
                <w:rFonts w:ascii="Arial" w:eastAsia="Arial" w:hAnsi="Arial" w:cs="Arial"/>
                <w:sz w:val="24"/>
                <w:szCs w:val="24"/>
              </w:rPr>
              <w:t>ou</w:t>
            </w:r>
            <w:r w:rsidR="00E656A9" w:rsidRPr="00E656A9">
              <w:rPr>
                <w:rFonts w:ascii="Arial" w:eastAsia="Arial" w:hAnsi="Arial" w:cs="Arial"/>
                <w:sz w:val="24"/>
                <w:szCs w:val="24"/>
              </w:rPr>
              <w:t xml:space="preserve"> equipes e planos de ação para </w:t>
            </w:r>
            <w:proofErr w:type="gramStart"/>
            <w:r w:rsidR="00E656A9" w:rsidRPr="00E656A9">
              <w:rPr>
                <w:rFonts w:ascii="Arial" w:eastAsia="Arial" w:hAnsi="Arial" w:cs="Arial"/>
                <w:sz w:val="24"/>
                <w:szCs w:val="24"/>
              </w:rPr>
              <w:t>implementar</w:t>
            </w:r>
            <w:proofErr w:type="gramEnd"/>
            <w:r w:rsidR="00E656A9" w:rsidRPr="00E656A9">
              <w:rPr>
                <w:rFonts w:ascii="Arial" w:eastAsia="Arial" w:hAnsi="Arial" w:cs="Arial"/>
                <w:sz w:val="24"/>
                <w:szCs w:val="24"/>
              </w:rPr>
              <w:t>.</w:t>
            </w:r>
          </w:p>
        </w:tc>
      </w:tr>
      <w:tr w:rsidR="00E656A9" w14:paraId="36350559" w14:textId="77777777" w:rsidTr="0087672B">
        <w:tc>
          <w:tcPr>
            <w:tcW w:w="9069" w:type="dxa"/>
            <w:shd w:val="clear" w:color="auto" w:fill="auto"/>
            <w:tcMar>
              <w:top w:w="100" w:type="dxa"/>
              <w:left w:w="100" w:type="dxa"/>
              <w:bottom w:w="100" w:type="dxa"/>
              <w:right w:w="100" w:type="dxa"/>
            </w:tcMar>
          </w:tcPr>
          <w:p w14:paraId="33F393C8" w14:textId="77777777" w:rsidR="00E656A9" w:rsidRPr="00E656A9" w:rsidRDefault="00E656A9" w:rsidP="00E656A9">
            <w:pPr>
              <w:spacing w:after="0" w:line="360" w:lineRule="auto"/>
              <w:jc w:val="both"/>
              <w:rPr>
                <w:rFonts w:ascii="Arial" w:eastAsia="Arial" w:hAnsi="Arial" w:cs="Arial"/>
                <w:sz w:val="24"/>
                <w:highlight w:val="cyan"/>
              </w:rPr>
            </w:pPr>
            <w:r w:rsidRPr="00E656A9">
              <w:rPr>
                <w:rFonts w:ascii="Arial" w:eastAsia="Arial" w:hAnsi="Arial" w:cs="Arial"/>
                <w:sz w:val="24"/>
                <w:highlight w:val="cyan"/>
              </w:rPr>
              <w:t>DM: fazer um ícone para o tópico</w:t>
            </w:r>
          </w:p>
          <w:p w14:paraId="3B4737D0" w14:textId="20C41E26" w:rsidR="00E656A9" w:rsidRPr="0087672B" w:rsidRDefault="00E656A9" w:rsidP="00E656A9">
            <w:pPr>
              <w:spacing w:after="0"/>
              <w:jc w:val="both"/>
              <w:rPr>
                <w:rFonts w:ascii="Arial" w:eastAsia="Arial" w:hAnsi="Arial" w:cs="Arial"/>
                <w:highlight w:val="cyan"/>
              </w:rPr>
            </w:pPr>
            <w:r w:rsidRPr="00E656A9">
              <w:rPr>
                <w:rFonts w:ascii="Arial" w:eastAsia="Arial" w:hAnsi="Arial" w:cs="Arial"/>
                <w:sz w:val="24"/>
              </w:rPr>
              <w:t>Você acompanhou</w:t>
            </w:r>
            <w:r>
              <w:rPr>
                <w:rFonts w:ascii="Arial" w:eastAsia="Arial" w:hAnsi="Arial" w:cs="Arial"/>
                <w:sz w:val="24"/>
              </w:rPr>
              <w:t xml:space="preserve"> e </w:t>
            </w:r>
            <w:r w:rsidRPr="00E656A9">
              <w:rPr>
                <w:rFonts w:ascii="Arial" w:eastAsia="Arial" w:hAnsi="Arial" w:cs="Arial"/>
                <w:sz w:val="24"/>
              </w:rPr>
              <w:t>execut</w:t>
            </w:r>
            <w:r>
              <w:rPr>
                <w:rFonts w:ascii="Arial" w:eastAsia="Arial" w:hAnsi="Arial" w:cs="Arial"/>
                <w:sz w:val="24"/>
              </w:rPr>
              <w:t>ou</w:t>
            </w:r>
            <w:r w:rsidR="00C37541">
              <w:rPr>
                <w:rFonts w:ascii="Arial" w:eastAsia="Arial" w:hAnsi="Arial" w:cs="Arial"/>
                <w:sz w:val="24"/>
              </w:rPr>
              <w:t>,</w:t>
            </w:r>
            <w:r w:rsidRPr="00E656A9">
              <w:rPr>
                <w:rFonts w:ascii="Arial" w:eastAsia="Arial" w:hAnsi="Arial" w:cs="Arial"/>
                <w:sz w:val="24"/>
              </w:rPr>
              <w:t xml:space="preserve"> com </w:t>
            </w:r>
            <w:r w:rsidR="00C37541">
              <w:rPr>
                <w:rFonts w:ascii="Arial" w:eastAsia="Arial" w:hAnsi="Arial" w:cs="Arial"/>
                <w:sz w:val="24"/>
              </w:rPr>
              <w:t>su</w:t>
            </w:r>
            <w:r w:rsidRPr="00E656A9">
              <w:rPr>
                <w:rFonts w:ascii="Arial" w:eastAsia="Arial" w:hAnsi="Arial" w:cs="Arial"/>
                <w:sz w:val="24"/>
              </w:rPr>
              <w:t>a equipe</w:t>
            </w:r>
            <w:r w:rsidR="00C37541">
              <w:rPr>
                <w:rFonts w:ascii="Arial" w:eastAsia="Arial" w:hAnsi="Arial" w:cs="Arial"/>
                <w:sz w:val="24"/>
              </w:rPr>
              <w:t>,</w:t>
            </w:r>
            <w:r w:rsidRPr="00E656A9">
              <w:rPr>
                <w:rFonts w:ascii="Arial" w:eastAsia="Arial" w:hAnsi="Arial" w:cs="Arial"/>
                <w:sz w:val="24"/>
              </w:rPr>
              <w:t xml:space="preserve"> os planos de ações, encorajando e realizando as devidas correções, compartilhando conhecimento e comemorando resultados.</w:t>
            </w:r>
          </w:p>
        </w:tc>
      </w:tr>
    </w:tbl>
    <w:p w14:paraId="4F639932" w14:textId="77777777" w:rsidR="000D70DE" w:rsidRDefault="000D70DE" w:rsidP="000D70DE">
      <w:pPr>
        <w:rPr>
          <w:rFonts w:ascii="Arial" w:eastAsia="Arial" w:hAnsi="Arial" w:cs="Arial"/>
          <w:sz w:val="24"/>
          <w:szCs w:val="24"/>
        </w:rPr>
      </w:pPr>
      <w:bookmarkStart w:id="39" w:name="_heading=h.pvywpcfi5oew" w:colFirst="0" w:colLast="0"/>
      <w:bookmarkEnd w:id="39"/>
    </w:p>
    <w:p w14:paraId="74C8F526" w14:textId="77777777" w:rsidR="00E656A9" w:rsidRDefault="00E656A9" w:rsidP="000D70DE">
      <w:pPr>
        <w:rPr>
          <w:rFonts w:ascii="Arial" w:eastAsia="Arial" w:hAnsi="Arial" w:cs="Arial"/>
          <w:b/>
          <w:sz w:val="28"/>
          <w:szCs w:val="28"/>
          <w:highlight w:val="green"/>
        </w:rPr>
      </w:pPr>
    </w:p>
    <w:tbl>
      <w:tblPr>
        <w:tblW w:w="90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9"/>
      </w:tblGrid>
      <w:tr w:rsidR="000D70DE" w14:paraId="23424EB6" w14:textId="77777777" w:rsidTr="004B7A73">
        <w:tc>
          <w:tcPr>
            <w:tcW w:w="9069" w:type="dxa"/>
            <w:shd w:val="clear" w:color="auto" w:fill="auto"/>
            <w:tcMar>
              <w:top w:w="100" w:type="dxa"/>
              <w:left w:w="100" w:type="dxa"/>
              <w:bottom w:w="100" w:type="dxa"/>
              <w:right w:w="100" w:type="dxa"/>
            </w:tcMar>
          </w:tcPr>
          <w:p w14:paraId="3AF90295" w14:textId="77777777" w:rsidR="000D70DE" w:rsidRDefault="000D70DE" w:rsidP="004B7A73">
            <w:pPr>
              <w:spacing w:after="0"/>
              <w:rPr>
                <w:rFonts w:ascii="Arial" w:eastAsia="Arial" w:hAnsi="Arial" w:cs="Arial"/>
                <w:sz w:val="24"/>
              </w:rPr>
            </w:pPr>
            <w:bookmarkStart w:id="40" w:name="_heading=h.3vk7cm4o804f" w:colFirst="0" w:colLast="0"/>
            <w:bookmarkEnd w:id="40"/>
            <w:r w:rsidRPr="002E449F">
              <w:rPr>
                <w:rFonts w:ascii="Arial" w:eastAsia="Arial" w:hAnsi="Arial" w:cs="Arial"/>
                <w:sz w:val="24"/>
                <w:highlight w:val="green"/>
              </w:rPr>
              <w:t>Dropdown – Guarde com você!</w:t>
            </w:r>
          </w:p>
          <w:p w14:paraId="7DE4EBC9" w14:textId="77777777" w:rsidR="000D70DE" w:rsidRPr="0087672B" w:rsidRDefault="000D70DE" w:rsidP="004B7A73">
            <w:pPr>
              <w:widowControl w:val="0"/>
              <w:spacing w:after="0" w:line="240" w:lineRule="auto"/>
              <w:rPr>
                <w:rFonts w:ascii="Arial" w:eastAsia="Arial" w:hAnsi="Arial" w:cs="Arial"/>
                <w:b/>
                <w:sz w:val="28"/>
                <w:szCs w:val="28"/>
              </w:rPr>
            </w:pPr>
          </w:p>
          <w:p w14:paraId="5236802B" w14:textId="77777777" w:rsidR="000D70DE" w:rsidRPr="00D3240C" w:rsidRDefault="000D70DE" w:rsidP="004B7A73">
            <w:pPr>
              <w:rPr>
                <w:rFonts w:ascii="Arial" w:hAnsi="Arial" w:cs="Arial"/>
                <w:sz w:val="24"/>
                <w:szCs w:val="24"/>
              </w:rPr>
            </w:pPr>
            <w:r w:rsidRPr="00D3240C">
              <w:rPr>
                <w:rFonts w:ascii="Arial" w:hAnsi="Arial" w:cs="Arial"/>
                <w:sz w:val="24"/>
                <w:szCs w:val="24"/>
              </w:rPr>
              <w:lastRenderedPageBreak/>
              <w:t xml:space="preserve">Antes de ir, leve um pouco da gente com você! </w:t>
            </w:r>
          </w:p>
          <w:p w14:paraId="0FDFDF18" w14:textId="6828BE27" w:rsidR="000D70DE" w:rsidRPr="00D3240C" w:rsidRDefault="000D70DE" w:rsidP="004B7A73">
            <w:pPr>
              <w:rPr>
                <w:rFonts w:ascii="Arial" w:hAnsi="Arial" w:cs="Arial"/>
                <w:sz w:val="24"/>
                <w:szCs w:val="24"/>
              </w:rPr>
            </w:pPr>
            <w:r w:rsidRPr="00D3240C">
              <w:rPr>
                <w:rFonts w:ascii="Arial" w:hAnsi="Arial" w:cs="Arial"/>
                <w:sz w:val="24"/>
                <w:szCs w:val="24"/>
              </w:rPr>
              <w:t xml:space="preserve">Baixe o e-book do curso </w:t>
            </w:r>
            <w:r w:rsidR="00E656A9">
              <w:rPr>
                <w:rFonts w:ascii="Arial" w:hAnsi="Arial" w:cs="Arial"/>
                <w:b/>
                <w:sz w:val="24"/>
                <w:szCs w:val="24"/>
              </w:rPr>
              <w:t>Planejamento e e</w:t>
            </w:r>
            <w:r>
              <w:rPr>
                <w:rFonts w:ascii="Arial" w:hAnsi="Arial" w:cs="Arial"/>
                <w:b/>
                <w:sz w:val="24"/>
                <w:szCs w:val="24"/>
              </w:rPr>
              <w:t xml:space="preserve">stratégias </w:t>
            </w:r>
            <w:r w:rsidRPr="00D3240C">
              <w:rPr>
                <w:rFonts w:ascii="Arial" w:hAnsi="Arial" w:cs="Arial"/>
                <w:sz w:val="24"/>
                <w:szCs w:val="24"/>
              </w:rPr>
              <w:t>e revise os principais assuntos apresentados aqui, sempre que desejar.</w:t>
            </w:r>
          </w:p>
          <w:p w14:paraId="7CDBC9DF" w14:textId="77777777" w:rsidR="000D70DE" w:rsidRPr="00D3240C" w:rsidRDefault="000D70DE" w:rsidP="004B7A73">
            <w:pPr>
              <w:spacing w:line="360" w:lineRule="auto"/>
              <w:jc w:val="both"/>
              <w:rPr>
                <w:rFonts w:ascii="Arial" w:hAnsi="Arial" w:cs="Arial"/>
                <w:b/>
                <w:sz w:val="24"/>
                <w:szCs w:val="24"/>
              </w:rPr>
            </w:pPr>
            <w:r w:rsidRPr="00D3240C">
              <w:rPr>
                <w:rFonts w:ascii="Arial" w:hAnsi="Arial" w:cs="Arial"/>
                <w:sz w:val="24"/>
                <w:szCs w:val="24"/>
                <w:highlight w:val="cyan"/>
              </w:rPr>
              <w:t xml:space="preserve">&lt;botão de </w:t>
            </w:r>
            <w:r w:rsidRPr="00D3240C">
              <w:rPr>
                <w:rFonts w:ascii="Arial" w:hAnsi="Arial" w:cs="Arial"/>
                <w:i/>
                <w:sz w:val="24"/>
                <w:szCs w:val="24"/>
                <w:highlight w:val="cyan"/>
              </w:rPr>
              <w:t>download</w:t>
            </w:r>
            <w:r w:rsidRPr="00D3240C">
              <w:rPr>
                <w:rFonts w:ascii="Arial" w:hAnsi="Arial" w:cs="Arial"/>
                <w:sz w:val="24"/>
                <w:szCs w:val="24"/>
                <w:highlight w:val="cyan"/>
              </w:rPr>
              <w:t xml:space="preserve">&gt; </w:t>
            </w:r>
            <w:r w:rsidRPr="00D3240C">
              <w:rPr>
                <w:rFonts w:ascii="Arial" w:hAnsi="Arial" w:cs="Arial"/>
                <w:b/>
                <w:sz w:val="24"/>
                <w:szCs w:val="24"/>
              </w:rPr>
              <w:t>Baixar</w:t>
            </w:r>
          </w:p>
          <w:p w14:paraId="16DC7A08" w14:textId="77777777" w:rsidR="000D70DE" w:rsidRPr="00D3240C" w:rsidRDefault="000D70DE" w:rsidP="004B7A73">
            <w:pPr>
              <w:spacing w:after="0"/>
              <w:rPr>
                <w:rFonts w:ascii="Arial" w:eastAsia="Arial" w:hAnsi="Arial" w:cs="Arial"/>
                <w:sz w:val="24"/>
                <w:szCs w:val="24"/>
                <w:highlight w:val="green"/>
              </w:rPr>
            </w:pPr>
            <w:commentRangeStart w:id="41"/>
            <w:r w:rsidRPr="00D3240C">
              <w:rPr>
                <w:rFonts w:ascii="Arial" w:hAnsi="Arial" w:cs="Arial"/>
                <w:sz w:val="24"/>
                <w:szCs w:val="24"/>
                <w:highlight w:val="cyan"/>
              </w:rPr>
              <w:t>Roteiro disponível em:</w:t>
            </w:r>
            <w:commentRangeEnd w:id="41"/>
            <w:r w:rsidRPr="00D3240C">
              <w:rPr>
                <w:rFonts w:ascii="Arial" w:hAnsi="Arial" w:cs="Arial"/>
                <w:sz w:val="24"/>
                <w:szCs w:val="24"/>
              </w:rPr>
              <w:commentReference w:id="41"/>
            </w:r>
          </w:p>
        </w:tc>
      </w:tr>
    </w:tbl>
    <w:p w14:paraId="41D272BC" w14:textId="77777777" w:rsidR="000D70DE" w:rsidRDefault="000D70DE" w:rsidP="000D70DE">
      <w:pPr>
        <w:spacing w:after="0" w:line="240" w:lineRule="auto"/>
        <w:rPr>
          <w:rFonts w:ascii="Arial" w:eastAsia="Arial" w:hAnsi="Arial" w:cs="Arial"/>
          <w:sz w:val="24"/>
          <w:szCs w:val="24"/>
        </w:rPr>
      </w:pPr>
      <w:bookmarkStart w:id="42" w:name="_heading=h.f6mt1si6hom2" w:colFirst="0" w:colLast="0"/>
      <w:bookmarkEnd w:id="42"/>
    </w:p>
    <w:p w14:paraId="41886F3D" w14:textId="77777777" w:rsidR="000D70DE" w:rsidRDefault="000D70DE" w:rsidP="000D70DE">
      <w:pPr>
        <w:spacing w:after="0"/>
        <w:jc w:val="both"/>
        <w:rPr>
          <w:rFonts w:ascii="Arial" w:eastAsia="Arial" w:hAnsi="Arial" w:cs="Arial"/>
          <w:b/>
          <w:sz w:val="24"/>
          <w:szCs w:val="24"/>
        </w:rPr>
      </w:pPr>
      <w:bookmarkStart w:id="43" w:name="_heading=h.n4cpnt6jmncp" w:colFirst="0" w:colLast="0"/>
      <w:bookmarkEnd w:id="43"/>
      <w:r>
        <w:rPr>
          <w:rFonts w:ascii="Arial" w:eastAsia="Arial" w:hAnsi="Arial" w:cs="Arial"/>
          <w:b/>
          <w:highlight w:val="green"/>
        </w:rPr>
        <w:t>&lt;H2&gt;</w:t>
      </w:r>
      <w:r>
        <w:rPr>
          <w:rFonts w:ascii="Arial" w:eastAsia="Arial" w:hAnsi="Arial" w:cs="Arial"/>
          <w:b/>
        </w:rPr>
        <w:t xml:space="preserve"> </w:t>
      </w:r>
      <w:r w:rsidRPr="00D3240C">
        <w:rPr>
          <w:rFonts w:ascii="Arial" w:eastAsia="Arial" w:hAnsi="Arial" w:cs="Arial"/>
          <w:b/>
          <w:sz w:val="24"/>
          <w:szCs w:val="24"/>
        </w:rPr>
        <w:t>Conte sempre com o Sebrae na sua jornada profissional e empreendedora!</w:t>
      </w:r>
    </w:p>
    <w:p w14:paraId="2A2041F1" w14:textId="77777777" w:rsidR="000D70DE" w:rsidRDefault="000D70DE" w:rsidP="000D70DE">
      <w:pPr>
        <w:spacing w:after="0" w:line="240" w:lineRule="auto"/>
        <w:rPr>
          <w:rFonts w:ascii="Arial" w:eastAsia="Arial" w:hAnsi="Arial" w:cs="Arial"/>
          <w:b/>
          <w:sz w:val="24"/>
          <w:szCs w:val="24"/>
        </w:rPr>
      </w:pPr>
    </w:p>
    <w:p w14:paraId="328E78AB" w14:textId="77777777" w:rsidR="000D70DE" w:rsidRDefault="000D70DE" w:rsidP="000D70DE">
      <w:pPr>
        <w:spacing w:after="240" w:line="240" w:lineRule="auto"/>
        <w:rPr>
          <w:rFonts w:ascii="Arial" w:eastAsia="Arial" w:hAnsi="Arial" w:cs="Arial"/>
          <w:sz w:val="24"/>
          <w:szCs w:val="24"/>
        </w:rPr>
      </w:pPr>
      <w:bookmarkStart w:id="44" w:name="_heading=h.b3wpt1w3r0xw" w:colFirst="0" w:colLast="0"/>
      <w:bookmarkEnd w:id="44"/>
      <w:r>
        <w:rPr>
          <w:rFonts w:ascii="Arial" w:eastAsia="Arial" w:hAnsi="Arial" w:cs="Arial"/>
          <w:sz w:val="24"/>
          <w:szCs w:val="24"/>
        </w:rPr>
        <w:t>Acesse os canais do SEBRAE-SP e encontre mais conteúdos interessantes.</w:t>
      </w:r>
    </w:p>
    <w:p w14:paraId="1EB801DA" w14:textId="77777777" w:rsidR="000D70DE" w:rsidRDefault="000D70DE" w:rsidP="000D70DE">
      <w:pPr>
        <w:spacing w:after="0"/>
        <w:rPr>
          <w:rFonts w:ascii="Arial" w:eastAsia="Arial" w:hAnsi="Arial" w:cs="Arial"/>
        </w:rPr>
      </w:pPr>
      <w:r>
        <w:rPr>
          <w:rFonts w:ascii="Arial" w:eastAsia="Arial" w:hAnsi="Arial" w:cs="Arial"/>
          <w:noProof/>
          <w:lang w:eastAsia="pt-BR"/>
        </w:rPr>
        <w:drawing>
          <wp:inline distT="0" distB="0" distL="0" distR="0" wp14:anchorId="06B6A653" wp14:editId="281778F9">
            <wp:extent cx="2295525" cy="1276350"/>
            <wp:effectExtent l="0" t="0" r="9525" b="0"/>
            <wp:docPr id="2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295525" cy="1276350"/>
                    </a:xfrm>
                    <a:prstGeom prst="rect">
                      <a:avLst/>
                    </a:prstGeom>
                    <a:noFill/>
                    <a:ln>
                      <a:noFill/>
                    </a:ln>
                  </pic:spPr>
                </pic:pic>
              </a:graphicData>
            </a:graphic>
          </wp:inline>
        </w:drawing>
      </w:r>
    </w:p>
    <w:bookmarkStart w:id="45" w:name="_heading=h.1t3h5sf" w:colFirst="0" w:colLast="0"/>
    <w:bookmarkEnd w:id="45"/>
    <w:p w14:paraId="142BD7D9" w14:textId="77777777" w:rsidR="000D70DE" w:rsidRDefault="000D70DE" w:rsidP="000D70DE">
      <w:pPr>
        <w:spacing w:after="0"/>
        <w:rPr>
          <w:rFonts w:ascii="Arial" w:eastAsia="Arial" w:hAnsi="Arial" w:cs="Arial"/>
          <w:highlight w:val="green"/>
        </w:rPr>
      </w:pPr>
      <w:r>
        <w:fldChar w:fldCharType="begin"/>
      </w:r>
      <w:r>
        <w:instrText xml:space="preserve"> HYPERLINK "https://www.facebook.com/sebraesp" \h </w:instrText>
      </w:r>
      <w:r>
        <w:fldChar w:fldCharType="separate"/>
      </w:r>
      <w:r>
        <w:rPr>
          <w:rFonts w:ascii="Arial" w:eastAsia="Arial" w:hAnsi="Arial" w:cs="Arial"/>
          <w:color w:val="0000FF"/>
          <w:highlight w:val="green"/>
          <w:u w:val="single"/>
        </w:rPr>
        <w:t>https://www.facebook.com/sebraesp</w:t>
      </w:r>
      <w:r>
        <w:rPr>
          <w:rFonts w:ascii="Arial" w:eastAsia="Arial" w:hAnsi="Arial" w:cs="Arial"/>
          <w:color w:val="0000FF"/>
          <w:highlight w:val="green"/>
          <w:u w:val="single"/>
        </w:rPr>
        <w:fldChar w:fldCharType="end"/>
      </w:r>
    </w:p>
    <w:p w14:paraId="71045687" w14:textId="77777777" w:rsidR="000D70DE" w:rsidRDefault="0037253A" w:rsidP="000D70DE">
      <w:pPr>
        <w:spacing w:after="0"/>
        <w:rPr>
          <w:rFonts w:ascii="Arial" w:eastAsia="Arial" w:hAnsi="Arial" w:cs="Arial"/>
          <w:highlight w:val="green"/>
        </w:rPr>
      </w:pPr>
      <w:hyperlink r:id="rId80">
        <w:r w:rsidR="000D70DE">
          <w:rPr>
            <w:rFonts w:ascii="Arial" w:eastAsia="Arial" w:hAnsi="Arial" w:cs="Arial"/>
            <w:color w:val="0000FF"/>
            <w:highlight w:val="green"/>
            <w:u w:val="single"/>
          </w:rPr>
          <w:t>https://www.instagram.com/sebraesp/</w:t>
        </w:r>
      </w:hyperlink>
    </w:p>
    <w:p w14:paraId="4E7869CF" w14:textId="77777777" w:rsidR="000D70DE" w:rsidRDefault="0037253A" w:rsidP="000D70DE">
      <w:pPr>
        <w:spacing w:after="0"/>
        <w:rPr>
          <w:rFonts w:ascii="Arial" w:eastAsia="Arial" w:hAnsi="Arial" w:cs="Arial"/>
          <w:highlight w:val="green"/>
        </w:rPr>
      </w:pPr>
      <w:hyperlink r:id="rId81">
        <w:r w:rsidR="000D70DE">
          <w:rPr>
            <w:rFonts w:ascii="Arial" w:eastAsia="Arial" w:hAnsi="Arial" w:cs="Arial"/>
            <w:color w:val="0000FF"/>
            <w:highlight w:val="green"/>
            <w:u w:val="single"/>
          </w:rPr>
          <w:t>https://www.twitter.com/sebraesp</w:t>
        </w:r>
      </w:hyperlink>
    </w:p>
    <w:p w14:paraId="7C801245" w14:textId="77777777" w:rsidR="000D70DE" w:rsidRDefault="0037253A" w:rsidP="000D70DE">
      <w:pPr>
        <w:spacing w:after="0"/>
        <w:rPr>
          <w:rFonts w:ascii="Arial" w:eastAsia="Arial" w:hAnsi="Arial" w:cs="Arial"/>
          <w:highlight w:val="green"/>
        </w:rPr>
      </w:pPr>
      <w:hyperlink r:id="rId82">
        <w:r w:rsidR="000D70DE">
          <w:rPr>
            <w:rFonts w:ascii="Arial" w:eastAsia="Arial" w:hAnsi="Arial" w:cs="Arial"/>
            <w:color w:val="0000FF"/>
            <w:highlight w:val="green"/>
            <w:u w:val="single"/>
          </w:rPr>
          <w:t>https://www.flickr.com/photos/sebraesp/</w:t>
        </w:r>
      </w:hyperlink>
    </w:p>
    <w:p w14:paraId="5849ECBB" w14:textId="77777777" w:rsidR="000D70DE" w:rsidRDefault="0037253A" w:rsidP="000D70DE">
      <w:pPr>
        <w:spacing w:after="0"/>
        <w:rPr>
          <w:rFonts w:ascii="Arial" w:eastAsia="Arial" w:hAnsi="Arial" w:cs="Arial"/>
          <w:highlight w:val="green"/>
        </w:rPr>
      </w:pPr>
      <w:hyperlink r:id="rId83">
        <w:r w:rsidR="000D70DE">
          <w:rPr>
            <w:rFonts w:ascii="Arial" w:eastAsia="Arial" w:hAnsi="Arial" w:cs="Arial"/>
            <w:color w:val="0000FF"/>
            <w:highlight w:val="green"/>
            <w:u w:val="single"/>
          </w:rPr>
          <w:t>https://soundcloud.com/sebraesp</w:t>
        </w:r>
      </w:hyperlink>
    </w:p>
    <w:p w14:paraId="270BB1F4" w14:textId="77777777" w:rsidR="000D70DE" w:rsidRDefault="0037253A" w:rsidP="000D70DE">
      <w:pPr>
        <w:spacing w:after="0"/>
        <w:rPr>
          <w:rFonts w:ascii="Arial" w:eastAsia="Arial" w:hAnsi="Arial" w:cs="Arial"/>
        </w:rPr>
      </w:pPr>
      <w:hyperlink r:id="rId84">
        <w:r w:rsidR="000D70DE">
          <w:rPr>
            <w:rFonts w:ascii="Arial" w:eastAsia="Arial" w:hAnsi="Arial" w:cs="Arial"/>
            <w:color w:val="0000FF"/>
            <w:highlight w:val="green"/>
            <w:u w:val="single"/>
          </w:rPr>
          <w:t>https://issuu.com/sebraesp</w:t>
        </w:r>
      </w:hyperlink>
    </w:p>
    <w:p w14:paraId="0000021D" w14:textId="323C53B2" w:rsidR="00D96ACF" w:rsidRDefault="00D96ACF" w:rsidP="000D70DE">
      <w:pPr>
        <w:spacing w:after="0" w:line="240" w:lineRule="auto"/>
        <w:rPr>
          <w:rFonts w:ascii="Arial" w:eastAsia="Arial" w:hAnsi="Arial" w:cs="Arial"/>
        </w:rPr>
      </w:pPr>
    </w:p>
    <w:sectPr w:rsidR="00D96ACF">
      <w:pgSz w:w="11906" w:h="16838"/>
      <w:pgMar w:top="1699" w:right="1138" w:bottom="1138" w:left="1699"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Carol" w:date="2020-08-17T19:05:00Z" w:initials="C">
    <w:p w14:paraId="336B70E0" w14:textId="4F2ECFC4" w:rsidR="0037253A" w:rsidRDefault="0037253A">
      <w:pPr>
        <w:pStyle w:val="Textodecomentrio"/>
      </w:pPr>
      <w:r>
        <w:rPr>
          <w:rStyle w:val="Refdecomentrio"/>
        </w:rPr>
        <w:annotationRef/>
      </w:r>
      <w:r>
        <w:t xml:space="preserve">Não tem no conteúdo a atividade de aprendizagem. </w:t>
      </w:r>
    </w:p>
  </w:comment>
  <w:comment w:id="23" w:author="Izabela Gomes Sanches Spoladore" w:date="2020-08-18T11:45:00Z" w:initials="IGSS">
    <w:p w14:paraId="7437AD43" w14:textId="77777777" w:rsidR="0037253A" w:rsidRDefault="0037253A" w:rsidP="00680C05">
      <w:pPr>
        <w:pStyle w:val="Textodecomentrio"/>
      </w:pPr>
      <w:r>
        <w:rPr>
          <w:rStyle w:val="Refdecomentrio"/>
        </w:rPr>
        <w:annotationRef/>
      </w:r>
      <w:r>
        <w:rPr>
          <w:rStyle w:val="Refdecomentrio"/>
        </w:rPr>
        <w:annotationRef/>
      </w:r>
      <w:r>
        <w:t xml:space="preserve">Preciso </w:t>
      </w:r>
      <w:proofErr w:type="gramStart"/>
      <w:r>
        <w:t>verificar,</w:t>
      </w:r>
      <w:proofErr w:type="gramEnd"/>
      <w:r>
        <w:t xml:space="preserve"> retorno assim que possível.</w:t>
      </w:r>
    </w:p>
    <w:p w14:paraId="1F8972EE" w14:textId="770ACBC1" w:rsidR="0037253A" w:rsidRDefault="0037253A">
      <w:pPr>
        <w:pStyle w:val="Textodecomentrio"/>
      </w:pPr>
    </w:p>
  </w:comment>
  <w:comment w:id="30" w:author="Carol" w:date="2020-08-18T17:37:00Z" w:initials="C">
    <w:p w14:paraId="5B3DB110" w14:textId="41E7FCBE" w:rsidR="0037253A" w:rsidRDefault="0037253A">
      <w:pPr>
        <w:pStyle w:val="Textodecomentrio"/>
      </w:pPr>
      <w:r>
        <w:rPr>
          <w:rStyle w:val="Refdecomentrio"/>
        </w:rPr>
        <w:annotationRef/>
      </w:r>
      <w:r>
        <w:t>Aprovar a sugestão da atividade, pois não tem no conteúdo bruto e nem no arquivo anexo enviado.</w:t>
      </w:r>
    </w:p>
  </w:comment>
  <w:comment w:id="28" w:author="Carol" w:date="2020-08-17T19:10:00Z" w:initials="C">
    <w:p w14:paraId="2C4AA9E1" w14:textId="129C3461" w:rsidR="0037253A" w:rsidRDefault="0037253A">
      <w:pPr>
        <w:pStyle w:val="Textodecomentrio"/>
      </w:pPr>
      <w:r>
        <w:rPr>
          <w:rStyle w:val="Refdecomentrio"/>
        </w:rPr>
        <w:annotationRef/>
      </w:r>
      <w:r>
        <w:rPr>
          <w:rStyle w:val="Refdecomentrio"/>
        </w:rPr>
        <w:t>Não veio o anexo.</w:t>
      </w:r>
    </w:p>
  </w:comment>
  <w:comment w:id="29" w:author="Izabela Gomes Sanches Spoladore" w:date="2020-08-18T11:45:00Z" w:initials="IGSS">
    <w:p w14:paraId="75E21EEB" w14:textId="4A978CD4" w:rsidR="0037253A" w:rsidRDefault="0037253A">
      <w:pPr>
        <w:pStyle w:val="Textodecomentrio"/>
      </w:pPr>
      <w:r>
        <w:rPr>
          <w:rStyle w:val="Refdecomentrio"/>
        </w:rPr>
        <w:annotationRef/>
      </w:r>
      <w:r>
        <w:t xml:space="preserve">Preciso </w:t>
      </w:r>
      <w:proofErr w:type="gramStart"/>
      <w:r>
        <w:t>verificar,</w:t>
      </w:r>
      <w:proofErr w:type="gramEnd"/>
      <w:r>
        <w:t xml:space="preserve"> retorno assim que possível.</w:t>
      </w:r>
    </w:p>
  </w:comment>
  <w:comment w:id="41" w:author="Izabela Gomes Sanches Spoladore" w:date="2020-08-10T15:22:00Z" w:initials="">
    <w:p w14:paraId="2788B27D" w14:textId="77777777" w:rsidR="0037253A" w:rsidRDefault="0037253A" w:rsidP="000D70DE">
      <w:pPr>
        <w:widowControl w:val="0"/>
        <w:pBdr>
          <w:top w:val="nil"/>
          <w:left w:val="nil"/>
          <w:bottom w:val="nil"/>
          <w:right w:val="nil"/>
          <w:between w:val="nil"/>
        </w:pBdr>
        <w:spacing w:line="240" w:lineRule="auto"/>
        <w:rPr>
          <w:color w:val="000000"/>
        </w:rPr>
      </w:pPr>
      <w:r>
        <w:rPr>
          <w:rFonts w:ascii="Arial" w:eastAsia="Arial" w:hAnsi="Arial" w:cs="Arial"/>
          <w:color w:val="000000"/>
        </w:rPr>
        <w:t>Inserir após validação do e-</w:t>
      </w:r>
      <w:proofErr w:type="spellStart"/>
      <w:r>
        <w:rPr>
          <w:rFonts w:ascii="Arial" w:eastAsia="Arial" w:hAnsi="Arial" w:cs="Arial"/>
          <w:color w:val="000000"/>
        </w:rPr>
        <w:t>learning</w:t>
      </w:r>
      <w:proofErr w:type="spellEnd"/>
      <w:r>
        <w:rPr>
          <w:rFonts w:ascii="Arial" w:eastAsia="Arial" w:hAnsi="Arial" w:cs="Arial"/>
          <w:color w:val="000000"/>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0ADE33" w15:done="0"/>
  <w15:commentEx w15:paraId="30F19852" w15:paraIdParent="780ADE33" w15:done="0"/>
  <w15:commentEx w15:paraId="04ABD9AB" w15:done="0"/>
  <w15:commentEx w15:paraId="65718CF9" w15:done="0"/>
  <w15:commentEx w15:paraId="41AE7E5B" w15:paraIdParent="65718CF9" w15:done="0"/>
  <w15:commentEx w15:paraId="336B70E0" w15:done="0"/>
  <w15:commentEx w15:paraId="1F8972EE" w15:paraIdParent="336B70E0" w15:done="0"/>
  <w15:commentEx w15:paraId="5B3DB110" w15:done="0"/>
  <w15:commentEx w15:paraId="2C4AA9E1" w15:done="0"/>
  <w15:commentEx w15:paraId="75E21EEB" w15:paraIdParent="2C4AA9E1" w15:done="0"/>
  <w15:commentEx w15:paraId="2788B27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4AFD18" w14:textId="77777777" w:rsidR="009726AD" w:rsidRDefault="009726AD" w:rsidP="00B609A1">
      <w:pPr>
        <w:spacing w:after="0" w:line="240" w:lineRule="auto"/>
      </w:pPr>
      <w:r>
        <w:separator/>
      </w:r>
    </w:p>
  </w:endnote>
  <w:endnote w:type="continuationSeparator" w:id="0">
    <w:p w14:paraId="0ED19B3E" w14:textId="77777777" w:rsidR="009726AD" w:rsidRDefault="009726AD" w:rsidP="00B60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Rubik">
    <w:charset w:val="00"/>
    <w:family w:val="auto"/>
    <w:pitch w:val="variable"/>
    <w:sig w:usb0="A0000A2F" w:usb1="5000205B" w:usb2="00000000" w:usb3="00000000" w:csb0="000000B7"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D212B9" w14:textId="77777777" w:rsidR="009726AD" w:rsidRDefault="009726AD" w:rsidP="00B609A1">
      <w:pPr>
        <w:spacing w:after="0" w:line="240" w:lineRule="auto"/>
      </w:pPr>
      <w:r>
        <w:separator/>
      </w:r>
    </w:p>
  </w:footnote>
  <w:footnote w:type="continuationSeparator" w:id="0">
    <w:p w14:paraId="75E7CAD8" w14:textId="77777777" w:rsidR="009726AD" w:rsidRDefault="009726AD" w:rsidP="00B609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15317"/>
    <w:multiLevelType w:val="hybridMultilevel"/>
    <w:tmpl w:val="B3D69D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46A1800"/>
    <w:multiLevelType w:val="multilevel"/>
    <w:tmpl w:val="FDDECCBC"/>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08321B88"/>
    <w:multiLevelType w:val="multilevel"/>
    <w:tmpl w:val="C41264DE"/>
    <w:lvl w:ilvl="0">
      <w:start w:val="1"/>
      <w:numFmt w:val="decimal"/>
      <w:lvlText w:val="%1."/>
      <w:lvlJc w:val="left"/>
      <w:pPr>
        <w:ind w:left="360" w:hanging="360"/>
      </w:pPr>
      <w:rPr>
        <w:highlight w:val="green"/>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
    <w:nsid w:val="090F3853"/>
    <w:multiLevelType w:val="hybridMultilevel"/>
    <w:tmpl w:val="21BEEDF0"/>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4CE56D9"/>
    <w:multiLevelType w:val="hybridMultilevel"/>
    <w:tmpl w:val="FC8886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63B066A"/>
    <w:multiLevelType w:val="hybridMultilevel"/>
    <w:tmpl w:val="6E36A6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6C07CB4"/>
    <w:multiLevelType w:val="multilevel"/>
    <w:tmpl w:val="BF2C8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02A2E78"/>
    <w:multiLevelType w:val="hybridMultilevel"/>
    <w:tmpl w:val="D9B2277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07A22DC"/>
    <w:multiLevelType w:val="hybridMultilevel"/>
    <w:tmpl w:val="2ABA6E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2EA1BA6"/>
    <w:multiLevelType w:val="multilevel"/>
    <w:tmpl w:val="DA14F560"/>
    <w:lvl w:ilvl="0">
      <w:start w:val="1"/>
      <w:numFmt w:val="decimal"/>
      <w:lvlText w:val="%1."/>
      <w:lvlJc w:val="left"/>
      <w:pPr>
        <w:ind w:left="720" w:hanging="360"/>
      </w:pPr>
      <w:rPr>
        <w:color w:val="71707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5707491"/>
    <w:multiLevelType w:val="hybridMultilevel"/>
    <w:tmpl w:val="D2409FD4"/>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6D609F3"/>
    <w:multiLevelType w:val="hybridMultilevel"/>
    <w:tmpl w:val="F6C8FC1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D054679"/>
    <w:multiLevelType w:val="hybridMultilevel"/>
    <w:tmpl w:val="C34E42D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DC46E00"/>
    <w:multiLevelType w:val="hybridMultilevel"/>
    <w:tmpl w:val="D06671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303B7BB8"/>
    <w:multiLevelType w:val="hybridMultilevel"/>
    <w:tmpl w:val="1CB231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32A22D20"/>
    <w:multiLevelType w:val="multilevel"/>
    <w:tmpl w:val="A4084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34154970"/>
    <w:multiLevelType w:val="hybridMultilevel"/>
    <w:tmpl w:val="206A03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383753A4"/>
    <w:multiLevelType w:val="multilevel"/>
    <w:tmpl w:val="E6FA83DE"/>
    <w:lvl w:ilvl="0">
      <w:start w:val="1"/>
      <w:numFmt w:val="bullet"/>
      <w:lvlText w:val="✓"/>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3F056B32"/>
    <w:multiLevelType w:val="hybridMultilevel"/>
    <w:tmpl w:val="5D0E45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3FC118E0"/>
    <w:multiLevelType w:val="hybridMultilevel"/>
    <w:tmpl w:val="23024D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3FF551AF"/>
    <w:multiLevelType w:val="hybridMultilevel"/>
    <w:tmpl w:val="BEC40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42213A35"/>
    <w:multiLevelType w:val="hybridMultilevel"/>
    <w:tmpl w:val="7B18C2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429C2170"/>
    <w:multiLevelType w:val="hybridMultilevel"/>
    <w:tmpl w:val="EEAC01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4A63073D"/>
    <w:multiLevelType w:val="hybridMultilevel"/>
    <w:tmpl w:val="D8ACDDC4"/>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4C1801FD"/>
    <w:multiLevelType w:val="hybridMultilevel"/>
    <w:tmpl w:val="0C3E09E6"/>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55945C76"/>
    <w:multiLevelType w:val="hybridMultilevel"/>
    <w:tmpl w:val="8B6E5F90"/>
    <w:lvl w:ilvl="0" w:tplc="89A8867A">
      <w:start w:val="1"/>
      <w:numFmt w:val="decimal"/>
      <w:lvlText w:val="%1."/>
      <w:lvlJc w:val="left"/>
      <w:pPr>
        <w:ind w:left="405" w:hanging="360"/>
      </w:pPr>
      <w:rPr>
        <w:rFonts w:hint="default"/>
      </w:rPr>
    </w:lvl>
    <w:lvl w:ilvl="1" w:tplc="04160019" w:tentative="1">
      <w:start w:val="1"/>
      <w:numFmt w:val="lowerLetter"/>
      <w:lvlText w:val="%2."/>
      <w:lvlJc w:val="left"/>
      <w:pPr>
        <w:ind w:left="1125" w:hanging="360"/>
      </w:pPr>
    </w:lvl>
    <w:lvl w:ilvl="2" w:tplc="0416001B" w:tentative="1">
      <w:start w:val="1"/>
      <w:numFmt w:val="lowerRoman"/>
      <w:lvlText w:val="%3."/>
      <w:lvlJc w:val="right"/>
      <w:pPr>
        <w:ind w:left="1845" w:hanging="180"/>
      </w:pPr>
    </w:lvl>
    <w:lvl w:ilvl="3" w:tplc="0416000F" w:tentative="1">
      <w:start w:val="1"/>
      <w:numFmt w:val="decimal"/>
      <w:lvlText w:val="%4."/>
      <w:lvlJc w:val="left"/>
      <w:pPr>
        <w:ind w:left="2565" w:hanging="360"/>
      </w:pPr>
    </w:lvl>
    <w:lvl w:ilvl="4" w:tplc="04160019" w:tentative="1">
      <w:start w:val="1"/>
      <w:numFmt w:val="lowerLetter"/>
      <w:lvlText w:val="%5."/>
      <w:lvlJc w:val="left"/>
      <w:pPr>
        <w:ind w:left="3285" w:hanging="360"/>
      </w:pPr>
    </w:lvl>
    <w:lvl w:ilvl="5" w:tplc="0416001B" w:tentative="1">
      <w:start w:val="1"/>
      <w:numFmt w:val="lowerRoman"/>
      <w:lvlText w:val="%6."/>
      <w:lvlJc w:val="right"/>
      <w:pPr>
        <w:ind w:left="4005" w:hanging="180"/>
      </w:pPr>
    </w:lvl>
    <w:lvl w:ilvl="6" w:tplc="0416000F" w:tentative="1">
      <w:start w:val="1"/>
      <w:numFmt w:val="decimal"/>
      <w:lvlText w:val="%7."/>
      <w:lvlJc w:val="left"/>
      <w:pPr>
        <w:ind w:left="4725" w:hanging="360"/>
      </w:pPr>
    </w:lvl>
    <w:lvl w:ilvl="7" w:tplc="04160019" w:tentative="1">
      <w:start w:val="1"/>
      <w:numFmt w:val="lowerLetter"/>
      <w:lvlText w:val="%8."/>
      <w:lvlJc w:val="left"/>
      <w:pPr>
        <w:ind w:left="5445" w:hanging="360"/>
      </w:pPr>
    </w:lvl>
    <w:lvl w:ilvl="8" w:tplc="0416001B" w:tentative="1">
      <w:start w:val="1"/>
      <w:numFmt w:val="lowerRoman"/>
      <w:lvlText w:val="%9."/>
      <w:lvlJc w:val="right"/>
      <w:pPr>
        <w:ind w:left="6165" w:hanging="180"/>
      </w:pPr>
    </w:lvl>
  </w:abstractNum>
  <w:abstractNum w:abstractNumId="26">
    <w:nsid w:val="58E2314B"/>
    <w:multiLevelType w:val="hybridMultilevel"/>
    <w:tmpl w:val="F258DE26"/>
    <w:lvl w:ilvl="0" w:tplc="0416000D">
      <w:start w:val="1"/>
      <w:numFmt w:val="bullet"/>
      <w:lvlText w:val=""/>
      <w:lvlJc w:val="left"/>
      <w:pPr>
        <w:ind w:left="720" w:hanging="360"/>
      </w:pPr>
      <w:rPr>
        <w:rFonts w:ascii="Wingdings" w:hAnsi="Wingding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5B354251"/>
    <w:multiLevelType w:val="hybridMultilevel"/>
    <w:tmpl w:val="09AA126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5CCB10E8"/>
    <w:multiLevelType w:val="hybridMultilevel"/>
    <w:tmpl w:val="69988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655133DA"/>
    <w:multiLevelType w:val="multilevel"/>
    <w:tmpl w:val="CE6EE7C0"/>
    <w:lvl w:ilvl="0">
      <w:start w:val="1"/>
      <w:numFmt w:val="bullet"/>
      <w:lvlText w:val="✓"/>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70DC7ABC"/>
    <w:multiLevelType w:val="multilevel"/>
    <w:tmpl w:val="815E9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75DB148F"/>
    <w:multiLevelType w:val="hybridMultilevel"/>
    <w:tmpl w:val="C87E06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76254795"/>
    <w:multiLevelType w:val="hybridMultilevel"/>
    <w:tmpl w:val="DD3E0F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789D5F7A"/>
    <w:multiLevelType w:val="hybridMultilevel"/>
    <w:tmpl w:val="366C3D88"/>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7C6159B0"/>
    <w:multiLevelType w:val="hybridMultilevel"/>
    <w:tmpl w:val="824C272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7EF95AE6"/>
    <w:multiLevelType w:val="hybridMultilevel"/>
    <w:tmpl w:val="B5FADA9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9"/>
  </w:num>
  <w:num w:numId="2">
    <w:abstractNumId w:val="17"/>
  </w:num>
  <w:num w:numId="3">
    <w:abstractNumId w:val="15"/>
  </w:num>
  <w:num w:numId="4">
    <w:abstractNumId w:val="2"/>
  </w:num>
  <w:num w:numId="5">
    <w:abstractNumId w:val="6"/>
  </w:num>
  <w:num w:numId="6">
    <w:abstractNumId w:val="1"/>
  </w:num>
  <w:num w:numId="7">
    <w:abstractNumId w:val="30"/>
  </w:num>
  <w:num w:numId="8">
    <w:abstractNumId w:val="27"/>
  </w:num>
  <w:num w:numId="9">
    <w:abstractNumId w:val="4"/>
  </w:num>
  <w:num w:numId="10">
    <w:abstractNumId w:val="32"/>
  </w:num>
  <w:num w:numId="11">
    <w:abstractNumId w:val="34"/>
  </w:num>
  <w:num w:numId="12">
    <w:abstractNumId w:val="11"/>
  </w:num>
  <w:num w:numId="13">
    <w:abstractNumId w:val="33"/>
  </w:num>
  <w:num w:numId="14">
    <w:abstractNumId w:val="3"/>
  </w:num>
  <w:num w:numId="15">
    <w:abstractNumId w:val="23"/>
  </w:num>
  <w:num w:numId="16">
    <w:abstractNumId w:val="9"/>
  </w:num>
  <w:num w:numId="17">
    <w:abstractNumId w:val="7"/>
  </w:num>
  <w:num w:numId="18">
    <w:abstractNumId w:val="26"/>
  </w:num>
  <w:num w:numId="19">
    <w:abstractNumId w:val="10"/>
  </w:num>
  <w:num w:numId="20">
    <w:abstractNumId w:val="22"/>
  </w:num>
  <w:num w:numId="21">
    <w:abstractNumId w:val="18"/>
  </w:num>
  <w:num w:numId="22">
    <w:abstractNumId w:val="19"/>
  </w:num>
  <w:num w:numId="23">
    <w:abstractNumId w:val="12"/>
  </w:num>
  <w:num w:numId="24">
    <w:abstractNumId w:val="24"/>
  </w:num>
  <w:num w:numId="25">
    <w:abstractNumId w:val="25"/>
  </w:num>
  <w:num w:numId="26">
    <w:abstractNumId w:val="28"/>
  </w:num>
  <w:num w:numId="27">
    <w:abstractNumId w:val="16"/>
  </w:num>
  <w:num w:numId="28">
    <w:abstractNumId w:val="8"/>
  </w:num>
  <w:num w:numId="29">
    <w:abstractNumId w:val="5"/>
  </w:num>
  <w:num w:numId="30">
    <w:abstractNumId w:val="21"/>
  </w:num>
  <w:num w:numId="31">
    <w:abstractNumId w:val="20"/>
  </w:num>
  <w:num w:numId="32">
    <w:abstractNumId w:val="14"/>
  </w:num>
  <w:num w:numId="33">
    <w:abstractNumId w:val="31"/>
  </w:num>
  <w:num w:numId="34">
    <w:abstractNumId w:val="0"/>
  </w:num>
  <w:num w:numId="35">
    <w:abstractNumId w:val="13"/>
  </w:num>
  <w:num w:numId="36">
    <w:abstractNumId w:val="3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zabela Gomes Sanches Spoladore">
    <w15:presenceInfo w15:providerId="AD" w15:userId="S-1-5-21-3797518820-523822786-1616076763-70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6ACF"/>
    <w:rsid w:val="00015EA6"/>
    <w:rsid w:val="0004634D"/>
    <w:rsid w:val="00051C58"/>
    <w:rsid w:val="00074D78"/>
    <w:rsid w:val="0008065D"/>
    <w:rsid w:val="0008075C"/>
    <w:rsid w:val="0008692C"/>
    <w:rsid w:val="00086DF1"/>
    <w:rsid w:val="000D6468"/>
    <w:rsid w:val="000D70DE"/>
    <w:rsid w:val="00102BDD"/>
    <w:rsid w:val="0010720C"/>
    <w:rsid w:val="00120273"/>
    <w:rsid w:val="001210FE"/>
    <w:rsid w:val="00121CAB"/>
    <w:rsid w:val="001262F0"/>
    <w:rsid w:val="00137046"/>
    <w:rsid w:val="001414F4"/>
    <w:rsid w:val="0015116F"/>
    <w:rsid w:val="00156FBC"/>
    <w:rsid w:val="0016263F"/>
    <w:rsid w:val="001848A2"/>
    <w:rsid w:val="00192424"/>
    <w:rsid w:val="001C20EE"/>
    <w:rsid w:val="001F430F"/>
    <w:rsid w:val="00205572"/>
    <w:rsid w:val="0021145B"/>
    <w:rsid w:val="00215C80"/>
    <w:rsid w:val="00216B56"/>
    <w:rsid w:val="0023068F"/>
    <w:rsid w:val="00240B5D"/>
    <w:rsid w:val="00246505"/>
    <w:rsid w:val="00250A3D"/>
    <w:rsid w:val="002510A1"/>
    <w:rsid w:val="002522B3"/>
    <w:rsid w:val="002525DA"/>
    <w:rsid w:val="00253BFD"/>
    <w:rsid w:val="00273E90"/>
    <w:rsid w:val="00273EFD"/>
    <w:rsid w:val="00275541"/>
    <w:rsid w:val="002A00B9"/>
    <w:rsid w:val="002A2C33"/>
    <w:rsid w:val="002B580A"/>
    <w:rsid w:val="002B70FC"/>
    <w:rsid w:val="002C6565"/>
    <w:rsid w:val="002C73A9"/>
    <w:rsid w:val="002C79D0"/>
    <w:rsid w:val="002D24A9"/>
    <w:rsid w:val="002D253C"/>
    <w:rsid w:val="002D4CB5"/>
    <w:rsid w:val="002E0775"/>
    <w:rsid w:val="002E449F"/>
    <w:rsid w:val="00303E74"/>
    <w:rsid w:val="003305C7"/>
    <w:rsid w:val="003315FE"/>
    <w:rsid w:val="00332091"/>
    <w:rsid w:val="003411C7"/>
    <w:rsid w:val="003611BA"/>
    <w:rsid w:val="0036515B"/>
    <w:rsid w:val="00367A0C"/>
    <w:rsid w:val="00370ED7"/>
    <w:rsid w:val="0037253A"/>
    <w:rsid w:val="0038229F"/>
    <w:rsid w:val="00394935"/>
    <w:rsid w:val="003B1901"/>
    <w:rsid w:val="003D17D7"/>
    <w:rsid w:val="003D6D7A"/>
    <w:rsid w:val="003E25DF"/>
    <w:rsid w:val="003F04DC"/>
    <w:rsid w:val="004028C2"/>
    <w:rsid w:val="004101E3"/>
    <w:rsid w:val="00432800"/>
    <w:rsid w:val="004463D5"/>
    <w:rsid w:val="004822D5"/>
    <w:rsid w:val="004936CD"/>
    <w:rsid w:val="004978A5"/>
    <w:rsid w:val="004B7A73"/>
    <w:rsid w:val="004C1FCC"/>
    <w:rsid w:val="004C364B"/>
    <w:rsid w:val="004E27DC"/>
    <w:rsid w:val="004F0BE6"/>
    <w:rsid w:val="005009C2"/>
    <w:rsid w:val="00505BC7"/>
    <w:rsid w:val="00505C8A"/>
    <w:rsid w:val="00510B73"/>
    <w:rsid w:val="00514FC6"/>
    <w:rsid w:val="00523003"/>
    <w:rsid w:val="00531305"/>
    <w:rsid w:val="00542727"/>
    <w:rsid w:val="00545DDA"/>
    <w:rsid w:val="005736E1"/>
    <w:rsid w:val="00583CC5"/>
    <w:rsid w:val="005924A6"/>
    <w:rsid w:val="00593057"/>
    <w:rsid w:val="005B081B"/>
    <w:rsid w:val="005C1531"/>
    <w:rsid w:val="005D13B2"/>
    <w:rsid w:val="005D6F12"/>
    <w:rsid w:val="005E313A"/>
    <w:rsid w:val="005E6F64"/>
    <w:rsid w:val="005F19F4"/>
    <w:rsid w:val="005F4D27"/>
    <w:rsid w:val="0060321A"/>
    <w:rsid w:val="00634D60"/>
    <w:rsid w:val="00651620"/>
    <w:rsid w:val="006516A1"/>
    <w:rsid w:val="00660D3C"/>
    <w:rsid w:val="0066311E"/>
    <w:rsid w:val="0066524F"/>
    <w:rsid w:val="00667E1E"/>
    <w:rsid w:val="00671920"/>
    <w:rsid w:val="0067662E"/>
    <w:rsid w:val="00680C05"/>
    <w:rsid w:val="006A0347"/>
    <w:rsid w:val="006A0FEA"/>
    <w:rsid w:val="006B2DF2"/>
    <w:rsid w:val="006B4E98"/>
    <w:rsid w:val="006C3D7C"/>
    <w:rsid w:val="006D6F55"/>
    <w:rsid w:val="006D7AEA"/>
    <w:rsid w:val="006F117A"/>
    <w:rsid w:val="006F2687"/>
    <w:rsid w:val="006F3079"/>
    <w:rsid w:val="006F4E0B"/>
    <w:rsid w:val="00700BC4"/>
    <w:rsid w:val="00703186"/>
    <w:rsid w:val="00725FB6"/>
    <w:rsid w:val="0074250D"/>
    <w:rsid w:val="00742A19"/>
    <w:rsid w:val="007707E7"/>
    <w:rsid w:val="007733BC"/>
    <w:rsid w:val="00783CC3"/>
    <w:rsid w:val="007B2D47"/>
    <w:rsid w:val="007C3D58"/>
    <w:rsid w:val="008159E3"/>
    <w:rsid w:val="008252E6"/>
    <w:rsid w:val="008335FC"/>
    <w:rsid w:val="008369AD"/>
    <w:rsid w:val="008451B9"/>
    <w:rsid w:val="0085033C"/>
    <w:rsid w:val="008547AC"/>
    <w:rsid w:val="00862DD4"/>
    <w:rsid w:val="00863920"/>
    <w:rsid w:val="008668FA"/>
    <w:rsid w:val="0087672B"/>
    <w:rsid w:val="008819F9"/>
    <w:rsid w:val="00895A19"/>
    <w:rsid w:val="008978AE"/>
    <w:rsid w:val="008A5F52"/>
    <w:rsid w:val="008B2FF1"/>
    <w:rsid w:val="008C6914"/>
    <w:rsid w:val="008C7969"/>
    <w:rsid w:val="008D59BC"/>
    <w:rsid w:val="008E3481"/>
    <w:rsid w:val="008E64AB"/>
    <w:rsid w:val="008F2609"/>
    <w:rsid w:val="00902805"/>
    <w:rsid w:val="00903E52"/>
    <w:rsid w:val="00912FE3"/>
    <w:rsid w:val="0091632A"/>
    <w:rsid w:val="0091701C"/>
    <w:rsid w:val="00924120"/>
    <w:rsid w:val="00940181"/>
    <w:rsid w:val="00942740"/>
    <w:rsid w:val="009428D3"/>
    <w:rsid w:val="00946C26"/>
    <w:rsid w:val="00954115"/>
    <w:rsid w:val="00954473"/>
    <w:rsid w:val="009726AD"/>
    <w:rsid w:val="00976388"/>
    <w:rsid w:val="00983005"/>
    <w:rsid w:val="00991826"/>
    <w:rsid w:val="009B1B80"/>
    <w:rsid w:val="009B5367"/>
    <w:rsid w:val="009D1AD9"/>
    <w:rsid w:val="009D22EA"/>
    <w:rsid w:val="009E2CC5"/>
    <w:rsid w:val="009F0B09"/>
    <w:rsid w:val="009F29B0"/>
    <w:rsid w:val="009F78B7"/>
    <w:rsid w:val="00A01720"/>
    <w:rsid w:val="00A01C03"/>
    <w:rsid w:val="00A147E2"/>
    <w:rsid w:val="00A224C0"/>
    <w:rsid w:val="00A344DA"/>
    <w:rsid w:val="00A519F8"/>
    <w:rsid w:val="00A576C2"/>
    <w:rsid w:val="00A70F58"/>
    <w:rsid w:val="00A778FD"/>
    <w:rsid w:val="00A81B00"/>
    <w:rsid w:val="00A95A0D"/>
    <w:rsid w:val="00A95FC6"/>
    <w:rsid w:val="00AA6094"/>
    <w:rsid w:val="00AA79D2"/>
    <w:rsid w:val="00AC0EA3"/>
    <w:rsid w:val="00AC62DA"/>
    <w:rsid w:val="00AC6D6E"/>
    <w:rsid w:val="00AD56E1"/>
    <w:rsid w:val="00AD797C"/>
    <w:rsid w:val="00AE338D"/>
    <w:rsid w:val="00AE4983"/>
    <w:rsid w:val="00AE7B34"/>
    <w:rsid w:val="00AF109D"/>
    <w:rsid w:val="00AF44E9"/>
    <w:rsid w:val="00B013F0"/>
    <w:rsid w:val="00B03DA9"/>
    <w:rsid w:val="00B121F9"/>
    <w:rsid w:val="00B1330C"/>
    <w:rsid w:val="00B146B2"/>
    <w:rsid w:val="00B4365A"/>
    <w:rsid w:val="00B46DB7"/>
    <w:rsid w:val="00B473B0"/>
    <w:rsid w:val="00B609A1"/>
    <w:rsid w:val="00B61BE6"/>
    <w:rsid w:val="00B709CC"/>
    <w:rsid w:val="00B71FF5"/>
    <w:rsid w:val="00B76675"/>
    <w:rsid w:val="00B86E14"/>
    <w:rsid w:val="00BA36BF"/>
    <w:rsid w:val="00BC7E11"/>
    <w:rsid w:val="00BD34C2"/>
    <w:rsid w:val="00BD5BEF"/>
    <w:rsid w:val="00BE735A"/>
    <w:rsid w:val="00C15EB9"/>
    <w:rsid w:val="00C16299"/>
    <w:rsid w:val="00C1679A"/>
    <w:rsid w:val="00C2165A"/>
    <w:rsid w:val="00C276EC"/>
    <w:rsid w:val="00C37541"/>
    <w:rsid w:val="00C407AE"/>
    <w:rsid w:val="00C42055"/>
    <w:rsid w:val="00C545D9"/>
    <w:rsid w:val="00C65551"/>
    <w:rsid w:val="00C67E09"/>
    <w:rsid w:val="00C71311"/>
    <w:rsid w:val="00C75676"/>
    <w:rsid w:val="00C76D87"/>
    <w:rsid w:val="00C9460E"/>
    <w:rsid w:val="00C94798"/>
    <w:rsid w:val="00C94992"/>
    <w:rsid w:val="00CA2A63"/>
    <w:rsid w:val="00CA7608"/>
    <w:rsid w:val="00CB23B4"/>
    <w:rsid w:val="00CD3DF7"/>
    <w:rsid w:val="00CD63B7"/>
    <w:rsid w:val="00CF71FD"/>
    <w:rsid w:val="00D00E81"/>
    <w:rsid w:val="00D153EB"/>
    <w:rsid w:val="00D17929"/>
    <w:rsid w:val="00D17DBD"/>
    <w:rsid w:val="00D2341E"/>
    <w:rsid w:val="00D438C3"/>
    <w:rsid w:val="00D45EF6"/>
    <w:rsid w:val="00D53C0F"/>
    <w:rsid w:val="00D56925"/>
    <w:rsid w:val="00D57FFD"/>
    <w:rsid w:val="00D61B72"/>
    <w:rsid w:val="00D64EC7"/>
    <w:rsid w:val="00D70C1D"/>
    <w:rsid w:val="00D84943"/>
    <w:rsid w:val="00D96ACF"/>
    <w:rsid w:val="00DC162A"/>
    <w:rsid w:val="00DC1889"/>
    <w:rsid w:val="00DE0782"/>
    <w:rsid w:val="00DE77CD"/>
    <w:rsid w:val="00DF148D"/>
    <w:rsid w:val="00E01E5A"/>
    <w:rsid w:val="00E15B51"/>
    <w:rsid w:val="00E17499"/>
    <w:rsid w:val="00E37E1F"/>
    <w:rsid w:val="00E446F3"/>
    <w:rsid w:val="00E543E2"/>
    <w:rsid w:val="00E62AF6"/>
    <w:rsid w:val="00E656A9"/>
    <w:rsid w:val="00E6650F"/>
    <w:rsid w:val="00E6676D"/>
    <w:rsid w:val="00E73EF1"/>
    <w:rsid w:val="00E75E00"/>
    <w:rsid w:val="00EA301A"/>
    <w:rsid w:val="00EA72DE"/>
    <w:rsid w:val="00EB36B9"/>
    <w:rsid w:val="00EB6D43"/>
    <w:rsid w:val="00EE68FA"/>
    <w:rsid w:val="00EE7D56"/>
    <w:rsid w:val="00EF01DC"/>
    <w:rsid w:val="00EF4405"/>
    <w:rsid w:val="00F000BD"/>
    <w:rsid w:val="00F04A97"/>
    <w:rsid w:val="00F12595"/>
    <w:rsid w:val="00F23FF0"/>
    <w:rsid w:val="00F304ED"/>
    <w:rsid w:val="00F357C3"/>
    <w:rsid w:val="00F43E2C"/>
    <w:rsid w:val="00F46758"/>
    <w:rsid w:val="00F47120"/>
    <w:rsid w:val="00F57398"/>
    <w:rsid w:val="00F61406"/>
    <w:rsid w:val="00F63DE8"/>
    <w:rsid w:val="00F736D4"/>
    <w:rsid w:val="00F81E3F"/>
    <w:rsid w:val="00F9332E"/>
    <w:rsid w:val="00F95BAD"/>
    <w:rsid w:val="00F9621E"/>
    <w:rsid w:val="00F97163"/>
    <w:rsid w:val="00FA0BCA"/>
    <w:rsid w:val="00FA4B6C"/>
    <w:rsid w:val="00FA5932"/>
    <w:rsid w:val="00FB6C20"/>
    <w:rsid w:val="00FC607F"/>
    <w:rsid w:val="00FC7319"/>
    <w:rsid w:val="00FD1D2B"/>
    <w:rsid w:val="00FD358B"/>
    <w:rsid w:val="00FE5DEA"/>
    <w:rsid w:val="00FF58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13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34E3"/>
    <w:pPr>
      <w:spacing w:after="200" w:line="276" w:lineRule="auto"/>
    </w:pPr>
    <w:rPr>
      <w:sz w:val="22"/>
      <w:szCs w:val="22"/>
      <w:lang w:eastAsia="en-US"/>
    </w:rPr>
  </w:style>
  <w:style w:type="paragraph" w:styleId="Ttulo1">
    <w:name w:val="heading 1"/>
    <w:basedOn w:val="Normal"/>
    <w:next w:val="Normal"/>
    <w:link w:val="Ttulo1Char"/>
    <w:uiPriority w:val="9"/>
    <w:qFormat/>
    <w:rsid w:val="0006451F"/>
    <w:pPr>
      <w:spacing w:after="120" w:line="360" w:lineRule="auto"/>
      <w:jc w:val="both"/>
      <w:outlineLvl w:val="0"/>
    </w:pPr>
    <w:rPr>
      <w:rFonts w:ascii="Arial" w:hAnsi="Arial" w:cs="Arial"/>
      <w:b/>
      <w:sz w:val="28"/>
    </w:rPr>
  </w:style>
  <w:style w:type="paragraph" w:styleId="Ttulo2">
    <w:name w:val="heading 2"/>
    <w:basedOn w:val="Ttulo1"/>
    <w:next w:val="Normal"/>
    <w:link w:val="Ttulo2Char"/>
    <w:uiPriority w:val="9"/>
    <w:semiHidden/>
    <w:unhideWhenUsed/>
    <w:qFormat/>
    <w:rsid w:val="0006451F"/>
    <w:pPr>
      <w:outlineLvl w:val="1"/>
    </w:pPr>
    <w:rPr>
      <w:sz w:val="24"/>
    </w:rPr>
  </w:style>
  <w:style w:type="paragraph" w:styleId="Ttulo3">
    <w:name w:val="heading 3"/>
    <w:basedOn w:val="Normal"/>
    <w:next w:val="Normal"/>
    <w:link w:val="Ttulo3Char"/>
    <w:uiPriority w:val="9"/>
    <w:semiHidden/>
    <w:unhideWhenUsed/>
    <w:qFormat/>
    <w:rsid w:val="00104BC5"/>
    <w:pPr>
      <w:tabs>
        <w:tab w:val="left" w:pos="6870"/>
      </w:tabs>
      <w:spacing w:after="120" w:line="360" w:lineRule="auto"/>
      <w:jc w:val="both"/>
      <w:outlineLvl w:val="2"/>
    </w:pPr>
    <w:rPr>
      <w:rFonts w:ascii="Arial" w:hAnsi="Arial" w:cs="Arial"/>
      <w:b/>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pPr>
      <w:spacing w:after="200" w:line="276" w:lineRule="auto"/>
    </w:pPr>
    <w:rPr>
      <w:sz w:val="22"/>
      <w:szCs w:val="22"/>
    </w:rPr>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2">
    <w:name w:val="Table Normal2"/>
    <w:pPr>
      <w:spacing w:after="200" w:line="276" w:lineRule="auto"/>
    </w:pPr>
    <w:rPr>
      <w:sz w:val="22"/>
      <w:szCs w:val="22"/>
    </w:rPr>
    <w:tblPr>
      <w:tblCellMar>
        <w:top w:w="0" w:type="dxa"/>
        <w:left w:w="0" w:type="dxa"/>
        <w:bottom w:w="0" w:type="dxa"/>
        <w:right w:w="0" w:type="dxa"/>
      </w:tblCellMar>
    </w:tblPr>
  </w:style>
  <w:style w:type="table" w:customStyle="1" w:styleId="TableNormal1">
    <w:name w:val="Table Normal1"/>
    <w:pPr>
      <w:spacing w:after="200" w:line="276" w:lineRule="auto"/>
    </w:pPr>
    <w:rPr>
      <w:sz w:val="22"/>
      <w:szCs w:val="22"/>
    </w:rPr>
    <w:tblPr>
      <w:tblCellMar>
        <w:top w:w="0" w:type="dxa"/>
        <w:left w:w="0" w:type="dxa"/>
        <w:bottom w:w="0" w:type="dxa"/>
        <w:right w:w="0" w:type="dxa"/>
      </w:tblCellMar>
    </w:tblPr>
  </w:style>
  <w:style w:type="paragraph" w:styleId="PargrafodaLista">
    <w:name w:val="List Paragraph"/>
    <w:basedOn w:val="Normal"/>
    <w:link w:val="PargrafodaListaChar"/>
    <w:uiPriority w:val="34"/>
    <w:qFormat/>
    <w:rsid w:val="009B7D3A"/>
    <w:pPr>
      <w:spacing w:after="0" w:line="240" w:lineRule="auto"/>
      <w:ind w:left="720"/>
      <w:contextualSpacing/>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B4254C"/>
    <w:pPr>
      <w:tabs>
        <w:tab w:val="center" w:pos="4252"/>
        <w:tab w:val="right" w:pos="8504"/>
      </w:tabs>
    </w:pPr>
  </w:style>
  <w:style w:type="character" w:customStyle="1" w:styleId="CabealhoChar">
    <w:name w:val="Cabeçalho Char"/>
    <w:link w:val="Cabealho"/>
    <w:uiPriority w:val="99"/>
    <w:rsid w:val="00B4254C"/>
    <w:rPr>
      <w:sz w:val="22"/>
      <w:szCs w:val="22"/>
      <w:lang w:eastAsia="en-US"/>
    </w:rPr>
  </w:style>
  <w:style w:type="paragraph" w:styleId="Rodap">
    <w:name w:val="footer"/>
    <w:basedOn w:val="Normal"/>
    <w:link w:val="RodapChar"/>
    <w:uiPriority w:val="99"/>
    <w:unhideWhenUsed/>
    <w:rsid w:val="00B4254C"/>
    <w:pPr>
      <w:tabs>
        <w:tab w:val="center" w:pos="4252"/>
        <w:tab w:val="right" w:pos="8504"/>
      </w:tabs>
    </w:pPr>
  </w:style>
  <w:style w:type="character" w:customStyle="1" w:styleId="RodapChar">
    <w:name w:val="Rodapé Char"/>
    <w:link w:val="Rodap"/>
    <w:uiPriority w:val="99"/>
    <w:rsid w:val="00B4254C"/>
    <w:rPr>
      <w:sz w:val="22"/>
      <w:szCs w:val="22"/>
      <w:lang w:eastAsia="en-US"/>
    </w:rPr>
  </w:style>
  <w:style w:type="table" w:styleId="Tabelacomgrade">
    <w:name w:val="Table Grid"/>
    <w:basedOn w:val="Tabelanormal"/>
    <w:uiPriority w:val="39"/>
    <w:rsid w:val="004771F0"/>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FA1FC1"/>
    <w:rPr>
      <w:color w:val="0000FF"/>
      <w:u w:val="single"/>
    </w:rPr>
  </w:style>
  <w:style w:type="paragraph" w:customStyle="1" w:styleId="bibliografia">
    <w:name w:val="bibliografia"/>
    <w:basedOn w:val="Normal"/>
    <w:link w:val="bibliografiaChar"/>
    <w:rsid w:val="00725CE6"/>
    <w:pPr>
      <w:spacing w:before="240" w:after="120" w:line="360" w:lineRule="auto"/>
      <w:jc w:val="both"/>
    </w:pPr>
    <w:rPr>
      <w:rFonts w:ascii="Times New Roman" w:eastAsia="Times New Roman" w:hAnsi="Times New Roman"/>
      <w:sz w:val="24"/>
      <w:szCs w:val="24"/>
    </w:rPr>
  </w:style>
  <w:style w:type="character" w:customStyle="1" w:styleId="bibliografiaChar">
    <w:name w:val="bibliografia Char"/>
    <w:link w:val="bibliografia"/>
    <w:rsid w:val="00725CE6"/>
    <w:rPr>
      <w:rFonts w:ascii="Times New Roman" w:eastAsia="Times New Roman" w:hAnsi="Times New Roman"/>
      <w:sz w:val="24"/>
      <w:szCs w:val="24"/>
    </w:rPr>
  </w:style>
  <w:style w:type="character" w:styleId="TextodoEspaoReservado">
    <w:name w:val="Placeholder Text"/>
    <w:uiPriority w:val="99"/>
    <w:semiHidden/>
    <w:rsid w:val="00914904"/>
    <w:rPr>
      <w:color w:val="808080"/>
    </w:rPr>
  </w:style>
  <w:style w:type="paragraph" w:styleId="Textodebalo">
    <w:name w:val="Balloon Text"/>
    <w:basedOn w:val="Normal"/>
    <w:link w:val="TextodebaloChar"/>
    <w:uiPriority w:val="99"/>
    <w:semiHidden/>
    <w:unhideWhenUsed/>
    <w:rsid w:val="00914904"/>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914904"/>
    <w:rPr>
      <w:rFonts w:ascii="Tahoma" w:hAnsi="Tahoma" w:cs="Tahoma"/>
      <w:sz w:val="16"/>
      <w:szCs w:val="16"/>
      <w:lang w:eastAsia="en-US"/>
    </w:rPr>
  </w:style>
  <w:style w:type="character" w:customStyle="1" w:styleId="Ttulo1Char">
    <w:name w:val="Título 1 Char"/>
    <w:link w:val="Ttulo1"/>
    <w:uiPriority w:val="9"/>
    <w:rsid w:val="0006451F"/>
    <w:rPr>
      <w:rFonts w:ascii="Arial" w:eastAsia="Calibri" w:hAnsi="Arial" w:cs="Arial"/>
      <w:b/>
      <w:sz w:val="28"/>
      <w:szCs w:val="22"/>
      <w:lang w:eastAsia="en-US"/>
    </w:rPr>
  </w:style>
  <w:style w:type="character" w:customStyle="1" w:styleId="Ttulo2Char">
    <w:name w:val="Título 2 Char"/>
    <w:link w:val="Ttulo2"/>
    <w:uiPriority w:val="9"/>
    <w:rsid w:val="0006451F"/>
    <w:rPr>
      <w:rFonts w:ascii="Arial" w:eastAsia="Calibri" w:hAnsi="Arial" w:cs="Arial"/>
      <w:b/>
      <w:sz w:val="24"/>
      <w:szCs w:val="22"/>
      <w:lang w:eastAsia="en-US"/>
    </w:rPr>
  </w:style>
  <w:style w:type="character" w:styleId="Refdecomentrio">
    <w:name w:val="annotation reference"/>
    <w:uiPriority w:val="99"/>
    <w:semiHidden/>
    <w:unhideWhenUsed/>
    <w:rsid w:val="006D12EC"/>
    <w:rPr>
      <w:sz w:val="16"/>
      <w:szCs w:val="16"/>
    </w:rPr>
  </w:style>
  <w:style w:type="paragraph" w:styleId="Textodecomentrio">
    <w:name w:val="annotation text"/>
    <w:basedOn w:val="Normal"/>
    <w:link w:val="TextodecomentrioChar"/>
    <w:uiPriority w:val="99"/>
    <w:unhideWhenUsed/>
    <w:rsid w:val="006D12EC"/>
    <w:pPr>
      <w:spacing w:line="240" w:lineRule="auto"/>
    </w:pPr>
    <w:rPr>
      <w:sz w:val="20"/>
      <w:szCs w:val="20"/>
    </w:rPr>
  </w:style>
  <w:style w:type="character" w:customStyle="1" w:styleId="TextodecomentrioChar">
    <w:name w:val="Texto de comentário Char"/>
    <w:link w:val="Textodecomentrio"/>
    <w:uiPriority w:val="99"/>
    <w:rsid w:val="006D12EC"/>
    <w:rPr>
      <w:lang w:eastAsia="en-US"/>
    </w:rPr>
  </w:style>
  <w:style w:type="paragraph" w:styleId="Assuntodocomentrio">
    <w:name w:val="annotation subject"/>
    <w:basedOn w:val="Textodecomentrio"/>
    <w:next w:val="Textodecomentrio"/>
    <w:link w:val="AssuntodocomentrioChar"/>
    <w:uiPriority w:val="99"/>
    <w:semiHidden/>
    <w:unhideWhenUsed/>
    <w:rsid w:val="006D12EC"/>
    <w:rPr>
      <w:b/>
      <w:bCs/>
    </w:rPr>
  </w:style>
  <w:style w:type="character" w:customStyle="1" w:styleId="AssuntodocomentrioChar">
    <w:name w:val="Assunto do comentário Char"/>
    <w:link w:val="Assuntodocomentrio"/>
    <w:uiPriority w:val="99"/>
    <w:semiHidden/>
    <w:rsid w:val="006D12EC"/>
    <w:rPr>
      <w:b/>
      <w:bCs/>
      <w:lang w:eastAsia="en-US"/>
    </w:rPr>
  </w:style>
  <w:style w:type="character" w:styleId="nfase">
    <w:name w:val="Emphasis"/>
    <w:qFormat/>
    <w:rsid w:val="00E9595E"/>
    <w:rPr>
      <w:i/>
      <w:iCs/>
    </w:rPr>
  </w:style>
  <w:style w:type="paragraph" w:styleId="Textodenotaderodap">
    <w:name w:val="footnote text"/>
    <w:basedOn w:val="Normal"/>
    <w:link w:val="TextodenotaderodapChar"/>
    <w:unhideWhenUsed/>
    <w:rsid w:val="006F5EA3"/>
    <w:pPr>
      <w:spacing w:after="0" w:line="240" w:lineRule="auto"/>
    </w:pPr>
    <w:rPr>
      <w:sz w:val="20"/>
      <w:szCs w:val="20"/>
    </w:rPr>
  </w:style>
  <w:style w:type="character" w:customStyle="1" w:styleId="TextodenotaderodapChar">
    <w:name w:val="Texto de nota de rodapé Char"/>
    <w:link w:val="Textodenotaderodap"/>
    <w:rsid w:val="006F5EA3"/>
    <w:rPr>
      <w:lang w:eastAsia="en-US"/>
    </w:rPr>
  </w:style>
  <w:style w:type="character" w:styleId="Refdenotaderodap">
    <w:name w:val="footnote reference"/>
    <w:unhideWhenUsed/>
    <w:rsid w:val="006F5EA3"/>
    <w:rPr>
      <w:vertAlign w:val="superscript"/>
    </w:rPr>
  </w:style>
  <w:style w:type="paragraph" w:customStyle="1" w:styleId="Normal1">
    <w:name w:val="Normal1"/>
    <w:rsid w:val="00214FDF"/>
    <w:pPr>
      <w:spacing w:after="200" w:line="360" w:lineRule="auto"/>
      <w:jc w:val="both"/>
    </w:pPr>
    <w:rPr>
      <w:rFonts w:ascii="Arial" w:eastAsia="Arial" w:hAnsi="Arial" w:cs="Arial"/>
      <w:color w:val="000000"/>
      <w:sz w:val="22"/>
      <w:szCs w:val="22"/>
      <w:lang w:val="en-US" w:eastAsia="en-US"/>
    </w:rPr>
  </w:style>
  <w:style w:type="paragraph" w:styleId="NormalWeb">
    <w:name w:val="Normal (Web)"/>
    <w:basedOn w:val="Normal"/>
    <w:uiPriority w:val="99"/>
    <w:unhideWhenUsed/>
    <w:rsid w:val="001139C4"/>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highlighting">
    <w:name w:val="highlighting"/>
    <w:basedOn w:val="Fontepargpadro"/>
    <w:rsid w:val="001C1160"/>
  </w:style>
  <w:style w:type="character" w:customStyle="1" w:styleId="apple-converted-space">
    <w:name w:val="apple-converted-space"/>
    <w:basedOn w:val="Fontepargpadro"/>
    <w:rsid w:val="001C1160"/>
  </w:style>
  <w:style w:type="character" w:customStyle="1" w:styleId="Ttulo3Char">
    <w:name w:val="Título 3 Char"/>
    <w:link w:val="Ttulo3"/>
    <w:uiPriority w:val="9"/>
    <w:rsid w:val="00104BC5"/>
    <w:rPr>
      <w:rFonts w:ascii="Arial" w:hAnsi="Arial" w:cs="Arial"/>
      <w:b/>
      <w:sz w:val="24"/>
      <w:szCs w:val="24"/>
      <w:lang w:eastAsia="en-US"/>
    </w:rPr>
  </w:style>
  <w:style w:type="character" w:styleId="HiperlinkVisitado">
    <w:name w:val="FollowedHyperlink"/>
    <w:uiPriority w:val="99"/>
    <w:semiHidden/>
    <w:unhideWhenUsed/>
    <w:rsid w:val="00E930A6"/>
    <w:rPr>
      <w:color w:val="800080"/>
      <w:u w:val="single"/>
    </w:rPr>
  </w:style>
  <w:style w:type="paragraph" w:styleId="CabealhodoSumrio">
    <w:name w:val="TOC Heading"/>
    <w:basedOn w:val="Ttulo1"/>
    <w:next w:val="Normal"/>
    <w:uiPriority w:val="39"/>
    <w:unhideWhenUsed/>
    <w:qFormat/>
    <w:rsid w:val="00F943E2"/>
    <w:pPr>
      <w:keepNext/>
      <w:keepLines/>
      <w:spacing w:before="480" w:after="0" w:line="276" w:lineRule="auto"/>
      <w:jc w:val="left"/>
      <w:outlineLvl w:val="9"/>
    </w:pPr>
    <w:rPr>
      <w:rFonts w:ascii="Cambria" w:eastAsia="Times New Roman" w:hAnsi="Cambria" w:cs="Times New Roman"/>
      <w:bCs/>
      <w:color w:val="365F91"/>
      <w:szCs w:val="28"/>
      <w:lang w:val="en-US"/>
    </w:rPr>
  </w:style>
  <w:style w:type="paragraph" w:styleId="Sumrio1">
    <w:name w:val="toc 1"/>
    <w:basedOn w:val="Normal"/>
    <w:next w:val="Normal"/>
    <w:autoRedefine/>
    <w:uiPriority w:val="39"/>
    <w:unhideWhenUsed/>
    <w:rsid w:val="00F943E2"/>
    <w:pPr>
      <w:spacing w:before="120" w:after="0"/>
    </w:pPr>
    <w:rPr>
      <w:b/>
    </w:rPr>
  </w:style>
  <w:style w:type="paragraph" w:styleId="Sumrio2">
    <w:name w:val="toc 2"/>
    <w:basedOn w:val="Normal"/>
    <w:next w:val="Normal"/>
    <w:autoRedefine/>
    <w:uiPriority w:val="39"/>
    <w:unhideWhenUsed/>
    <w:rsid w:val="00F943E2"/>
    <w:pPr>
      <w:tabs>
        <w:tab w:val="right" w:pos="9059"/>
      </w:tabs>
      <w:spacing w:after="0"/>
      <w:ind w:left="220"/>
    </w:pPr>
    <w:rPr>
      <w:noProof/>
    </w:rPr>
  </w:style>
  <w:style w:type="paragraph" w:styleId="Sumrio3">
    <w:name w:val="toc 3"/>
    <w:basedOn w:val="Normal"/>
    <w:next w:val="Normal"/>
    <w:autoRedefine/>
    <w:uiPriority w:val="39"/>
    <w:unhideWhenUsed/>
    <w:rsid w:val="00F943E2"/>
    <w:pPr>
      <w:spacing w:after="0"/>
      <w:ind w:left="440"/>
    </w:pPr>
  </w:style>
  <w:style w:type="paragraph" w:styleId="Sumrio4">
    <w:name w:val="toc 4"/>
    <w:basedOn w:val="Normal"/>
    <w:next w:val="Normal"/>
    <w:autoRedefine/>
    <w:uiPriority w:val="39"/>
    <w:unhideWhenUsed/>
    <w:rsid w:val="00F943E2"/>
    <w:pPr>
      <w:spacing w:after="0"/>
      <w:ind w:left="660"/>
    </w:pPr>
    <w:rPr>
      <w:sz w:val="20"/>
      <w:szCs w:val="20"/>
    </w:rPr>
  </w:style>
  <w:style w:type="paragraph" w:styleId="Sumrio5">
    <w:name w:val="toc 5"/>
    <w:basedOn w:val="Normal"/>
    <w:next w:val="Normal"/>
    <w:autoRedefine/>
    <w:uiPriority w:val="39"/>
    <w:unhideWhenUsed/>
    <w:rsid w:val="00F943E2"/>
    <w:pPr>
      <w:spacing w:after="0"/>
      <w:ind w:left="880"/>
    </w:pPr>
    <w:rPr>
      <w:sz w:val="20"/>
      <w:szCs w:val="20"/>
    </w:rPr>
  </w:style>
  <w:style w:type="paragraph" w:styleId="Sumrio6">
    <w:name w:val="toc 6"/>
    <w:basedOn w:val="Normal"/>
    <w:next w:val="Normal"/>
    <w:autoRedefine/>
    <w:uiPriority w:val="39"/>
    <w:unhideWhenUsed/>
    <w:rsid w:val="00F943E2"/>
    <w:pPr>
      <w:spacing w:after="0"/>
      <w:ind w:left="1100"/>
    </w:pPr>
    <w:rPr>
      <w:sz w:val="20"/>
      <w:szCs w:val="20"/>
    </w:rPr>
  </w:style>
  <w:style w:type="paragraph" w:styleId="Sumrio7">
    <w:name w:val="toc 7"/>
    <w:basedOn w:val="Normal"/>
    <w:next w:val="Normal"/>
    <w:autoRedefine/>
    <w:uiPriority w:val="39"/>
    <w:unhideWhenUsed/>
    <w:rsid w:val="00F943E2"/>
    <w:pPr>
      <w:spacing w:after="0"/>
      <w:ind w:left="1320"/>
    </w:pPr>
    <w:rPr>
      <w:sz w:val="20"/>
      <w:szCs w:val="20"/>
    </w:rPr>
  </w:style>
  <w:style w:type="paragraph" w:styleId="Sumrio8">
    <w:name w:val="toc 8"/>
    <w:basedOn w:val="Normal"/>
    <w:next w:val="Normal"/>
    <w:autoRedefine/>
    <w:uiPriority w:val="39"/>
    <w:unhideWhenUsed/>
    <w:rsid w:val="00F943E2"/>
    <w:pPr>
      <w:spacing w:after="0"/>
      <w:ind w:left="1540"/>
    </w:pPr>
    <w:rPr>
      <w:sz w:val="20"/>
      <w:szCs w:val="20"/>
    </w:rPr>
  </w:style>
  <w:style w:type="paragraph" w:styleId="Sumrio9">
    <w:name w:val="toc 9"/>
    <w:basedOn w:val="Normal"/>
    <w:next w:val="Normal"/>
    <w:autoRedefine/>
    <w:uiPriority w:val="39"/>
    <w:unhideWhenUsed/>
    <w:rsid w:val="00F943E2"/>
    <w:pPr>
      <w:spacing w:after="0"/>
      <w:ind w:left="1760"/>
    </w:pPr>
    <w:rPr>
      <w:sz w:val="20"/>
      <w:szCs w:val="20"/>
    </w:rPr>
  </w:style>
  <w:style w:type="paragraph" w:customStyle="1" w:styleId="v12j">
    <w:name w:val="v12j"/>
    <w:basedOn w:val="Normal"/>
    <w:rsid w:val="00CA3347"/>
    <w:pPr>
      <w:spacing w:before="100" w:beforeAutospacing="1" w:after="100" w:afterAutospacing="1" w:line="240" w:lineRule="auto"/>
      <w:jc w:val="both"/>
    </w:pPr>
    <w:rPr>
      <w:rFonts w:ascii="Times New Roman" w:eastAsia="Times New Roman" w:hAnsi="Times New Roman"/>
      <w:sz w:val="24"/>
      <w:szCs w:val="24"/>
      <w:lang w:eastAsia="pt-BR"/>
    </w:rPr>
  </w:style>
  <w:style w:type="table" w:customStyle="1" w:styleId="Tabelacomgrade1">
    <w:name w:val="Tabela com grade1"/>
    <w:basedOn w:val="Tabelanormal"/>
    <w:next w:val="Tabelacomgrade"/>
    <w:uiPriority w:val="39"/>
    <w:rsid w:val="000D729B"/>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aColorida-nfase11">
    <w:name w:val="Lista Colorida - Ênfase 11"/>
    <w:basedOn w:val="Normal"/>
    <w:qFormat/>
    <w:rsid w:val="00985359"/>
    <w:pPr>
      <w:suppressAutoHyphens/>
      <w:autoSpaceDN w:val="0"/>
      <w:ind w:left="720"/>
      <w:textAlignment w:val="baseline"/>
    </w:pPr>
  </w:style>
  <w:style w:type="paragraph" w:styleId="Reviso">
    <w:name w:val="Revision"/>
    <w:hidden/>
    <w:uiPriority w:val="99"/>
    <w:semiHidden/>
    <w:rsid w:val="009B4ED3"/>
    <w:pPr>
      <w:spacing w:after="200" w:line="276" w:lineRule="auto"/>
    </w:pPr>
    <w:rPr>
      <w:sz w:val="22"/>
      <w:szCs w:val="22"/>
      <w:lang w:eastAsia="en-US"/>
    </w:rPr>
  </w:style>
  <w:style w:type="character" w:customStyle="1" w:styleId="MenoPendente1">
    <w:name w:val="Menção Pendente1"/>
    <w:uiPriority w:val="99"/>
    <w:semiHidden/>
    <w:unhideWhenUsed/>
    <w:rsid w:val="005159D2"/>
    <w:rPr>
      <w:color w:val="605E5C"/>
      <w:shd w:val="clear" w:color="auto" w:fill="E1DFDD"/>
    </w:rPr>
  </w:style>
  <w:style w:type="character" w:customStyle="1" w:styleId="normaltextrun">
    <w:name w:val="normaltextrun"/>
    <w:basedOn w:val="Fontepargpadro"/>
    <w:rsid w:val="00EA6EEF"/>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96">
    <w:name w:val="96"/>
    <w:basedOn w:val="TableNormal1"/>
    <w:tblPr>
      <w:tblStyleRowBandSize w:val="1"/>
      <w:tblStyleColBandSize w:val="1"/>
      <w:tblCellMar>
        <w:top w:w="0" w:type="dxa"/>
        <w:left w:w="115" w:type="dxa"/>
        <w:bottom w:w="0" w:type="dxa"/>
        <w:right w:w="115" w:type="dxa"/>
      </w:tblCellMar>
    </w:tblPr>
  </w:style>
  <w:style w:type="table" w:customStyle="1" w:styleId="95">
    <w:name w:val="95"/>
    <w:basedOn w:val="TableNormal1"/>
    <w:tblPr>
      <w:tblStyleRowBandSize w:val="1"/>
      <w:tblStyleColBandSize w:val="1"/>
      <w:tblCellMar>
        <w:top w:w="0" w:type="dxa"/>
        <w:left w:w="108" w:type="dxa"/>
        <w:bottom w:w="0" w:type="dxa"/>
        <w:right w:w="108" w:type="dxa"/>
      </w:tblCellMar>
    </w:tblPr>
  </w:style>
  <w:style w:type="table" w:customStyle="1" w:styleId="94">
    <w:name w:val="94"/>
    <w:basedOn w:val="TableNormal1"/>
    <w:tblPr>
      <w:tblStyleRowBandSize w:val="1"/>
      <w:tblStyleColBandSize w:val="1"/>
      <w:tblCellMar>
        <w:top w:w="0" w:type="dxa"/>
        <w:left w:w="108" w:type="dxa"/>
        <w:bottom w:w="0" w:type="dxa"/>
        <w:right w:w="108" w:type="dxa"/>
      </w:tblCellMar>
    </w:tblPr>
  </w:style>
  <w:style w:type="table" w:customStyle="1" w:styleId="93">
    <w:name w:val="93"/>
    <w:basedOn w:val="TableNormal1"/>
    <w:tblPr>
      <w:tblStyleRowBandSize w:val="1"/>
      <w:tblStyleColBandSize w:val="1"/>
      <w:tblCellMar>
        <w:top w:w="0" w:type="dxa"/>
        <w:left w:w="108" w:type="dxa"/>
        <w:bottom w:w="0" w:type="dxa"/>
        <w:right w:w="108" w:type="dxa"/>
      </w:tblCellMar>
    </w:tblPr>
  </w:style>
  <w:style w:type="table" w:customStyle="1" w:styleId="92">
    <w:name w:val="92"/>
    <w:basedOn w:val="TableNormal1"/>
    <w:tblPr>
      <w:tblStyleRowBandSize w:val="1"/>
      <w:tblStyleColBandSize w:val="1"/>
      <w:tblCellMar>
        <w:top w:w="0" w:type="dxa"/>
        <w:left w:w="108" w:type="dxa"/>
        <w:bottom w:w="0" w:type="dxa"/>
        <w:right w:w="108" w:type="dxa"/>
      </w:tblCellMar>
    </w:tblPr>
  </w:style>
  <w:style w:type="table" w:customStyle="1" w:styleId="91">
    <w:name w:val="91"/>
    <w:basedOn w:val="TableNormal1"/>
    <w:tblPr>
      <w:tblStyleRowBandSize w:val="1"/>
      <w:tblStyleColBandSize w:val="1"/>
      <w:tblCellMar>
        <w:top w:w="0" w:type="dxa"/>
        <w:left w:w="108" w:type="dxa"/>
        <w:bottom w:w="0" w:type="dxa"/>
        <w:right w:w="108" w:type="dxa"/>
      </w:tblCellMar>
    </w:tblPr>
  </w:style>
  <w:style w:type="table" w:customStyle="1" w:styleId="90">
    <w:name w:val="90"/>
    <w:basedOn w:val="TableNormal1"/>
    <w:tblPr>
      <w:tblStyleRowBandSize w:val="1"/>
      <w:tblStyleColBandSize w:val="1"/>
      <w:tblCellMar>
        <w:top w:w="0" w:type="dxa"/>
        <w:left w:w="108" w:type="dxa"/>
        <w:bottom w:w="0" w:type="dxa"/>
        <w:right w:w="108" w:type="dxa"/>
      </w:tblCellMar>
    </w:tblPr>
  </w:style>
  <w:style w:type="table" w:customStyle="1" w:styleId="89">
    <w:name w:val="89"/>
    <w:basedOn w:val="TableNormal1"/>
    <w:tblPr>
      <w:tblStyleRowBandSize w:val="1"/>
      <w:tblStyleColBandSize w:val="1"/>
      <w:tblCellMar>
        <w:top w:w="0" w:type="dxa"/>
        <w:left w:w="108" w:type="dxa"/>
        <w:bottom w:w="0" w:type="dxa"/>
        <w:right w:w="108" w:type="dxa"/>
      </w:tblCellMar>
    </w:tblPr>
  </w:style>
  <w:style w:type="table" w:customStyle="1" w:styleId="88">
    <w:name w:val="88"/>
    <w:basedOn w:val="TableNormal1"/>
    <w:tblPr>
      <w:tblStyleRowBandSize w:val="1"/>
      <w:tblStyleColBandSize w:val="1"/>
      <w:tblCellMar>
        <w:top w:w="0" w:type="dxa"/>
        <w:left w:w="108" w:type="dxa"/>
        <w:bottom w:w="0" w:type="dxa"/>
        <w:right w:w="108" w:type="dxa"/>
      </w:tblCellMar>
    </w:tblPr>
  </w:style>
  <w:style w:type="table" w:customStyle="1" w:styleId="87">
    <w:name w:val="87"/>
    <w:basedOn w:val="TableNormal1"/>
    <w:tblPr>
      <w:tblStyleRowBandSize w:val="1"/>
      <w:tblStyleColBandSize w:val="1"/>
      <w:tblCellMar>
        <w:top w:w="0" w:type="dxa"/>
        <w:left w:w="108" w:type="dxa"/>
        <w:bottom w:w="0" w:type="dxa"/>
        <w:right w:w="108" w:type="dxa"/>
      </w:tblCellMar>
    </w:tblPr>
  </w:style>
  <w:style w:type="table" w:customStyle="1" w:styleId="86">
    <w:name w:val="86"/>
    <w:basedOn w:val="TableNormal1"/>
    <w:tblPr>
      <w:tblStyleRowBandSize w:val="1"/>
      <w:tblStyleColBandSize w:val="1"/>
      <w:tblCellMar>
        <w:top w:w="0" w:type="dxa"/>
        <w:left w:w="108" w:type="dxa"/>
        <w:bottom w:w="0" w:type="dxa"/>
        <w:right w:w="108" w:type="dxa"/>
      </w:tblCellMar>
    </w:tblPr>
  </w:style>
  <w:style w:type="table" w:customStyle="1" w:styleId="85">
    <w:name w:val="85"/>
    <w:basedOn w:val="TableNormal1"/>
    <w:tblPr>
      <w:tblStyleRowBandSize w:val="1"/>
      <w:tblStyleColBandSize w:val="1"/>
      <w:tblCellMar>
        <w:top w:w="0" w:type="dxa"/>
        <w:left w:w="108" w:type="dxa"/>
        <w:bottom w:w="0" w:type="dxa"/>
        <w:right w:w="108" w:type="dxa"/>
      </w:tblCellMar>
    </w:tblPr>
  </w:style>
  <w:style w:type="table" w:customStyle="1" w:styleId="84">
    <w:name w:val="84"/>
    <w:basedOn w:val="TableNormal1"/>
    <w:tblPr>
      <w:tblStyleRowBandSize w:val="1"/>
      <w:tblStyleColBandSize w:val="1"/>
      <w:tblCellMar>
        <w:top w:w="0" w:type="dxa"/>
        <w:left w:w="108" w:type="dxa"/>
        <w:bottom w:w="0" w:type="dxa"/>
        <w:right w:w="108" w:type="dxa"/>
      </w:tblCellMar>
    </w:tblPr>
  </w:style>
  <w:style w:type="table" w:customStyle="1" w:styleId="83">
    <w:name w:val="83"/>
    <w:basedOn w:val="TableNormal1"/>
    <w:tblPr>
      <w:tblStyleRowBandSize w:val="1"/>
      <w:tblStyleColBandSize w:val="1"/>
      <w:tblCellMar>
        <w:top w:w="0" w:type="dxa"/>
        <w:left w:w="108" w:type="dxa"/>
        <w:bottom w:w="0" w:type="dxa"/>
        <w:right w:w="108" w:type="dxa"/>
      </w:tblCellMar>
    </w:tblPr>
  </w:style>
  <w:style w:type="table" w:customStyle="1" w:styleId="82">
    <w:name w:val="82"/>
    <w:basedOn w:val="TableNormal1"/>
    <w:tblPr>
      <w:tblStyleRowBandSize w:val="1"/>
      <w:tblStyleColBandSize w:val="1"/>
      <w:tblCellMar>
        <w:top w:w="0" w:type="dxa"/>
        <w:left w:w="108" w:type="dxa"/>
        <w:bottom w:w="0" w:type="dxa"/>
        <w:right w:w="108" w:type="dxa"/>
      </w:tblCellMar>
    </w:tblPr>
  </w:style>
  <w:style w:type="table" w:customStyle="1" w:styleId="81">
    <w:name w:val="81"/>
    <w:basedOn w:val="TableNormal1"/>
    <w:tblPr>
      <w:tblStyleRowBandSize w:val="1"/>
      <w:tblStyleColBandSize w:val="1"/>
      <w:tblCellMar>
        <w:top w:w="0" w:type="dxa"/>
        <w:left w:w="108" w:type="dxa"/>
        <w:bottom w:w="0" w:type="dxa"/>
        <w:right w:w="108" w:type="dxa"/>
      </w:tblCellMar>
    </w:tblPr>
  </w:style>
  <w:style w:type="table" w:customStyle="1" w:styleId="80">
    <w:name w:val="80"/>
    <w:basedOn w:val="TableNormal1"/>
    <w:tblPr>
      <w:tblStyleRowBandSize w:val="1"/>
      <w:tblStyleColBandSize w:val="1"/>
      <w:tblCellMar>
        <w:top w:w="0" w:type="dxa"/>
        <w:left w:w="108" w:type="dxa"/>
        <w:bottom w:w="0" w:type="dxa"/>
        <w:right w:w="108" w:type="dxa"/>
      </w:tblCellMar>
    </w:tblPr>
  </w:style>
  <w:style w:type="table" w:customStyle="1" w:styleId="79">
    <w:name w:val="79"/>
    <w:basedOn w:val="TableNormal1"/>
    <w:tblPr>
      <w:tblStyleRowBandSize w:val="1"/>
      <w:tblStyleColBandSize w:val="1"/>
      <w:tblCellMar>
        <w:top w:w="0" w:type="dxa"/>
        <w:left w:w="108" w:type="dxa"/>
        <w:bottom w:w="0" w:type="dxa"/>
        <w:right w:w="108" w:type="dxa"/>
      </w:tblCellMar>
    </w:tblPr>
  </w:style>
  <w:style w:type="table" w:customStyle="1" w:styleId="78">
    <w:name w:val="78"/>
    <w:basedOn w:val="TableNormal1"/>
    <w:tblPr>
      <w:tblStyleRowBandSize w:val="1"/>
      <w:tblStyleColBandSize w:val="1"/>
      <w:tblCellMar>
        <w:top w:w="0" w:type="dxa"/>
        <w:left w:w="108" w:type="dxa"/>
        <w:bottom w:w="0" w:type="dxa"/>
        <w:right w:w="108" w:type="dxa"/>
      </w:tblCellMar>
    </w:tblPr>
  </w:style>
  <w:style w:type="table" w:customStyle="1" w:styleId="77">
    <w:name w:val="77"/>
    <w:basedOn w:val="TableNormal1"/>
    <w:tblPr>
      <w:tblStyleRowBandSize w:val="1"/>
      <w:tblStyleColBandSize w:val="1"/>
      <w:tblCellMar>
        <w:top w:w="0" w:type="dxa"/>
        <w:left w:w="108" w:type="dxa"/>
        <w:bottom w:w="0" w:type="dxa"/>
        <w:right w:w="108" w:type="dxa"/>
      </w:tblCellMar>
    </w:tblPr>
  </w:style>
  <w:style w:type="table" w:customStyle="1" w:styleId="76">
    <w:name w:val="76"/>
    <w:basedOn w:val="TableNormal1"/>
    <w:tblPr>
      <w:tblStyleRowBandSize w:val="1"/>
      <w:tblStyleColBandSize w:val="1"/>
      <w:tblCellMar>
        <w:top w:w="0" w:type="dxa"/>
        <w:left w:w="108" w:type="dxa"/>
        <w:bottom w:w="0" w:type="dxa"/>
        <w:right w:w="108" w:type="dxa"/>
      </w:tblCellMar>
    </w:tblPr>
  </w:style>
  <w:style w:type="table" w:customStyle="1" w:styleId="75">
    <w:name w:val="75"/>
    <w:basedOn w:val="TableNormal1"/>
    <w:tblPr>
      <w:tblStyleRowBandSize w:val="1"/>
      <w:tblStyleColBandSize w:val="1"/>
      <w:tblCellMar>
        <w:top w:w="0" w:type="dxa"/>
        <w:left w:w="108" w:type="dxa"/>
        <w:bottom w:w="0" w:type="dxa"/>
        <w:right w:w="108" w:type="dxa"/>
      </w:tblCellMar>
    </w:tblPr>
  </w:style>
  <w:style w:type="table" w:customStyle="1" w:styleId="74">
    <w:name w:val="74"/>
    <w:basedOn w:val="TableNormal1"/>
    <w:tblPr>
      <w:tblStyleRowBandSize w:val="1"/>
      <w:tblStyleColBandSize w:val="1"/>
      <w:tblCellMar>
        <w:top w:w="0" w:type="dxa"/>
        <w:left w:w="108" w:type="dxa"/>
        <w:bottom w:w="0" w:type="dxa"/>
        <w:right w:w="108" w:type="dxa"/>
      </w:tblCellMar>
    </w:tblPr>
  </w:style>
  <w:style w:type="table" w:customStyle="1" w:styleId="73">
    <w:name w:val="73"/>
    <w:basedOn w:val="TableNormal1"/>
    <w:tblPr>
      <w:tblStyleRowBandSize w:val="1"/>
      <w:tblStyleColBandSize w:val="1"/>
      <w:tblCellMar>
        <w:top w:w="0" w:type="dxa"/>
        <w:left w:w="108" w:type="dxa"/>
        <w:bottom w:w="0" w:type="dxa"/>
        <w:right w:w="108" w:type="dxa"/>
      </w:tblCellMar>
    </w:tblPr>
  </w:style>
  <w:style w:type="table" w:customStyle="1" w:styleId="72">
    <w:name w:val="72"/>
    <w:basedOn w:val="TableNormal1"/>
    <w:tblPr>
      <w:tblStyleRowBandSize w:val="1"/>
      <w:tblStyleColBandSize w:val="1"/>
      <w:tblCellMar>
        <w:top w:w="0" w:type="dxa"/>
        <w:left w:w="108" w:type="dxa"/>
        <w:bottom w:w="0" w:type="dxa"/>
        <w:right w:w="108" w:type="dxa"/>
      </w:tblCellMar>
    </w:tblPr>
  </w:style>
  <w:style w:type="table" w:customStyle="1" w:styleId="71">
    <w:name w:val="71"/>
    <w:basedOn w:val="TableNormal1"/>
    <w:tblPr>
      <w:tblStyleRowBandSize w:val="1"/>
      <w:tblStyleColBandSize w:val="1"/>
      <w:tblCellMar>
        <w:top w:w="0" w:type="dxa"/>
        <w:left w:w="108" w:type="dxa"/>
        <w:bottom w:w="0" w:type="dxa"/>
        <w:right w:w="108" w:type="dxa"/>
      </w:tblCellMar>
    </w:tblPr>
  </w:style>
  <w:style w:type="table" w:customStyle="1" w:styleId="70">
    <w:name w:val="70"/>
    <w:basedOn w:val="TableNormal1"/>
    <w:tblPr>
      <w:tblStyleRowBandSize w:val="1"/>
      <w:tblStyleColBandSize w:val="1"/>
      <w:tblCellMar>
        <w:top w:w="0" w:type="dxa"/>
        <w:left w:w="108" w:type="dxa"/>
        <w:bottom w:w="0" w:type="dxa"/>
        <w:right w:w="108" w:type="dxa"/>
      </w:tblCellMar>
    </w:tblPr>
  </w:style>
  <w:style w:type="table" w:customStyle="1" w:styleId="69">
    <w:name w:val="69"/>
    <w:basedOn w:val="TableNormal1"/>
    <w:tblPr>
      <w:tblStyleRowBandSize w:val="1"/>
      <w:tblStyleColBandSize w:val="1"/>
      <w:tblCellMar>
        <w:top w:w="0" w:type="dxa"/>
        <w:left w:w="108" w:type="dxa"/>
        <w:bottom w:w="0" w:type="dxa"/>
        <w:right w:w="108" w:type="dxa"/>
      </w:tblCellMar>
    </w:tblPr>
  </w:style>
  <w:style w:type="table" w:customStyle="1" w:styleId="68">
    <w:name w:val="68"/>
    <w:basedOn w:val="TableNormal1"/>
    <w:tblPr>
      <w:tblStyleRowBandSize w:val="1"/>
      <w:tblStyleColBandSize w:val="1"/>
      <w:tblCellMar>
        <w:top w:w="0" w:type="dxa"/>
        <w:left w:w="108" w:type="dxa"/>
        <w:bottom w:w="0" w:type="dxa"/>
        <w:right w:w="108" w:type="dxa"/>
      </w:tblCellMar>
    </w:tblPr>
  </w:style>
  <w:style w:type="table" w:customStyle="1" w:styleId="67">
    <w:name w:val="67"/>
    <w:basedOn w:val="TableNormal1"/>
    <w:tblPr>
      <w:tblStyleRowBandSize w:val="1"/>
      <w:tblStyleColBandSize w:val="1"/>
      <w:tblCellMar>
        <w:top w:w="0" w:type="dxa"/>
        <w:left w:w="108" w:type="dxa"/>
        <w:bottom w:w="0" w:type="dxa"/>
        <w:right w:w="108" w:type="dxa"/>
      </w:tblCellMar>
    </w:tblPr>
  </w:style>
  <w:style w:type="table" w:customStyle="1" w:styleId="66">
    <w:name w:val="66"/>
    <w:basedOn w:val="TableNormal1"/>
    <w:tblPr>
      <w:tblStyleRowBandSize w:val="1"/>
      <w:tblStyleColBandSize w:val="1"/>
      <w:tblCellMar>
        <w:top w:w="0" w:type="dxa"/>
        <w:left w:w="108" w:type="dxa"/>
        <w:bottom w:w="0" w:type="dxa"/>
        <w:right w:w="108" w:type="dxa"/>
      </w:tblCellMar>
    </w:tblPr>
  </w:style>
  <w:style w:type="table" w:customStyle="1" w:styleId="65">
    <w:name w:val="65"/>
    <w:basedOn w:val="TableNormal1"/>
    <w:tblPr>
      <w:tblStyleRowBandSize w:val="1"/>
      <w:tblStyleColBandSize w:val="1"/>
      <w:tblCellMar>
        <w:top w:w="0" w:type="dxa"/>
        <w:left w:w="108" w:type="dxa"/>
        <w:bottom w:w="0" w:type="dxa"/>
        <w:right w:w="108" w:type="dxa"/>
      </w:tblCellMar>
    </w:tblPr>
  </w:style>
  <w:style w:type="table" w:customStyle="1" w:styleId="64">
    <w:name w:val="64"/>
    <w:basedOn w:val="TableNormal1"/>
    <w:tblPr>
      <w:tblStyleRowBandSize w:val="1"/>
      <w:tblStyleColBandSize w:val="1"/>
      <w:tblCellMar>
        <w:top w:w="0" w:type="dxa"/>
        <w:left w:w="108" w:type="dxa"/>
        <w:bottom w:w="0" w:type="dxa"/>
        <w:right w:w="108" w:type="dxa"/>
      </w:tblCellMar>
    </w:tblPr>
  </w:style>
  <w:style w:type="table" w:customStyle="1" w:styleId="63">
    <w:name w:val="63"/>
    <w:basedOn w:val="TableNormal1"/>
    <w:tblPr>
      <w:tblStyleRowBandSize w:val="1"/>
      <w:tblStyleColBandSize w:val="1"/>
      <w:tblCellMar>
        <w:top w:w="0" w:type="dxa"/>
        <w:left w:w="108" w:type="dxa"/>
        <w:bottom w:w="0" w:type="dxa"/>
        <w:right w:w="108" w:type="dxa"/>
      </w:tblCellMar>
    </w:tblPr>
  </w:style>
  <w:style w:type="table" w:customStyle="1" w:styleId="62">
    <w:name w:val="62"/>
    <w:basedOn w:val="TableNormal1"/>
    <w:tblPr>
      <w:tblStyleRowBandSize w:val="1"/>
      <w:tblStyleColBandSize w:val="1"/>
      <w:tblCellMar>
        <w:top w:w="0" w:type="dxa"/>
        <w:left w:w="108" w:type="dxa"/>
        <w:bottom w:w="0" w:type="dxa"/>
        <w:right w:w="108" w:type="dxa"/>
      </w:tblCellMar>
    </w:tblPr>
  </w:style>
  <w:style w:type="table" w:customStyle="1" w:styleId="61">
    <w:name w:val="61"/>
    <w:basedOn w:val="TableNormal1"/>
    <w:tblPr>
      <w:tblStyleRowBandSize w:val="1"/>
      <w:tblStyleColBandSize w:val="1"/>
      <w:tblCellMar>
        <w:top w:w="0" w:type="dxa"/>
        <w:left w:w="108" w:type="dxa"/>
        <w:bottom w:w="0" w:type="dxa"/>
        <w:right w:w="108" w:type="dxa"/>
      </w:tblCellMar>
    </w:tblPr>
  </w:style>
  <w:style w:type="table" w:customStyle="1" w:styleId="60">
    <w:name w:val="60"/>
    <w:basedOn w:val="TableNormal1"/>
    <w:tblPr>
      <w:tblStyleRowBandSize w:val="1"/>
      <w:tblStyleColBandSize w:val="1"/>
      <w:tblCellMar>
        <w:top w:w="0" w:type="dxa"/>
        <w:left w:w="108" w:type="dxa"/>
        <w:bottom w:w="0" w:type="dxa"/>
        <w:right w:w="108" w:type="dxa"/>
      </w:tblCellMar>
    </w:tblPr>
  </w:style>
  <w:style w:type="table" w:customStyle="1" w:styleId="59">
    <w:name w:val="59"/>
    <w:basedOn w:val="TableNormal1"/>
    <w:tblPr>
      <w:tblStyleRowBandSize w:val="1"/>
      <w:tblStyleColBandSize w:val="1"/>
      <w:tblCellMar>
        <w:top w:w="100" w:type="dxa"/>
        <w:left w:w="100" w:type="dxa"/>
        <w:bottom w:w="100" w:type="dxa"/>
        <w:right w:w="100" w:type="dxa"/>
      </w:tblCellMar>
    </w:tblPr>
  </w:style>
  <w:style w:type="table" w:customStyle="1" w:styleId="58">
    <w:name w:val="58"/>
    <w:basedOn w:val="TableNormal1"/>
    <w:tblPr>
      <w:tblStyleRowBandSize w:val="1"/>
      <w:tblStyleColBandSize w:val="1"/>
      <w:tblCellMar>
        <w:top w:w="100" w:type="dxa"/>
        <w:left w:w="100" w:type="dxa"/>
        <w:bottom w:w="100" w:type="dxa"/>
        <w:right w:w="100" w:type="dxa"/>
      </w:tblCellMar>
    </w:tblPr>
  </w:style>
  <w:style w:type="table" w:customStyle="1" w:styleId="57">
    <w:name w:val="57"/>
    <w:basedOn w:val="TableNormal1"/>
    <w:tblPr>
      <w:tblStyleRowBandSize w:val="1"/>
      <w:tblStyleColBandSize w:val="1"/>
      <w:tblCellMar>
        <w:top w:w="100" w:type="dxa"/>
        <w:left w:w="100" w:type="dxa"/>
        <w:bottom w:w="100" w:type="dxa"/>
        <w:right w:w="100" w:type="dxa"/>
      </w:tblCellMar>
    </w:tblPr>
  </w:style>
  <w:style w:type="table" w:customStyle="1" w:styleId="56">
    <w:name w:val="56"/>
    <w:basedOn w:val="TableNormal1"/>
    <w:tblPr>
      <w:tblStyleRowBandSize w:val="1"/>
      <w:tblStyleColBandSize w:val="1"/>
      <w:tblCellMar>
        <w:top w:w="100" w:type="dxa"/>
        <w:left w:w="100" w:type="dxa"/>
        <w:bottom w:w="100" w:type="dxa"/>
        <w:right w:w="100" w:type="dxa"/>
      </w:tblCellMar>
    </w:tblPr>
  </w:style>
  <w:style w:type="table" w:customStyle="1" w:styleId="55">
    <w:name w:val="55"/>
    <w:basedOn w:val="TableNormal1"/>
    <w:tblPr>
      <w:tblStyleRowBandSize w:val="1"/>
      <w:tblStyleColBandSize w:val="1"/>
      <w:tblCellMar>
        <w:top w:w="100" w:type="dxa"/>
        <w:left w:w="100" w:type="dxa"/>
        <w:bottom w:w="100" w:type="dxa"/>
        <w:right w:w="100" w:type="dxa"/>
      </w:tblCellMar>
    </w:tblPr>
  </w:style>
  <w:style w:type="table" w:customStyle="1" w:styleId="54">
    <w:name w:val="54"/>
    <w:basedOn w:val="TableNormal1"/>
    <w:tblPr>
      <w:tblStyleRowBandSize w:val="1"/>
      <w:tblStyleColBandSize w:val="1"/>
      <w:tblCellMar>
        <w:top w:w="100" w:type="dxa"/>
        <w:left w:w="100" w:type="dxa"/>
        <w:bottom w:w="100" w:type="dxa"/>
        <w:right w:w="100" w:type="dxa"/>
      </w:tblCellMar>
    </w:tblPr>
  </w:style>
  <w:style w:type="table" w:customStyle="1" w:styleId="53">
    <w:name w:val="53"/>
    <w:basedOn w:val="TableNormal1"/>
    <w:tblPr>
      <w:tblStyleRowBandSize w:val="1"/>
      <w:tblStyleColBandSize w:val="1"/>
      <w:tblCellMar>
        <w:top w:w="100" w:type="dxa"/>
        <w:left w:w="100" w:type="dxa"/>
        <w:bottom w:w="100" w:type="dxa"/>
        <w:right w:w="100" w:type="dxa"/>
      </w:tblCellMar>
    </w:tblPr>
  </w:style>
  <w:style w:type="table" w:customStyle="1" w:styleId="52">
    <w:name w:val="52"/>
    <w:basedOn w:val="TableNormal1"/>
    <w:tblPr>
      <w:tblStyleRowBandSize w:val="1"/>
      <w:tblStyleColBandSize w:val="1"/>
      <w:tblCellMar>
        <w:top w:w="100" w:type="dxa"/>
        <w:left w:w="100" w:type="dxa"/>
        <w:bottom w:w="100" w:type="dxa"/>
        <w:right w:w="100" w:type="dxa"/>
      </w:tblCellMar>
    </w:tblPr>
  </w:style>
  <w:style w:type="table" w:customStyle="1" w:styleId="51">
    <w:name w:val="51"/>
    <w:basedOn w:val="TableNormal1"/>
    <w:tblPr>
      <w:tblStyleRowBandSize w:val="1"/>
      <w:tblStyleColBandSize w:val="1"/>
      <w:tblCellMar>
        <w:top w:w="100" w:type="dxa"/>
        <w:left w:w="100" w:type="dxa"/>
        <w:bottom w:w="100" w:type="dxa"/>
        <w:right w:w="100" w:type="dxa"/>
      </w:tblCellMar>
    </w:tblPr>
  </w:style>
  <w:style w:type="table" w:customStyle="1" w:styleId="50">
    <w:name w:val="50"/>
    <w:basedOn w:val="TableNormal1"/>
    <w:tblPr>
      <w:tblStyleRowBandSize w:val="1"/>
      <w:tblStyleColBandSize w:val="1"/>
      <w:tblCellMar>
        <w:top w:w="100" w:type="dxa"/>
        <w:left w:w="100" w:type="dxa"/>
        <w:bottom w:w="100" w:type="dxa"/>
        <w:right w:w="100" w:type="dxa"/>
      </w:tblCellMar>
    </w:tblPr>
  </w:style>
  <w:style w:type="table" w:customStyle="1" w:styleId="49">
    <w:name w:val="49"/>
    <w:basedOn w:val="TableNormal1"/>
    <w:tblPr>
      <w:tblStyleRowBandSize w:val="1"/>
      <w:tblStyleColBandSize w:val="1"/>
      <w:tblCellMar>
        <w:top w:w="100" w:type="dxa"/>
        <w:left w:w="100" w:type="dxa"/>
        <w:bottom w:w="100" w:type="dxa"/>
        <w:right w:w="100" w:type="dxa"/>
      </w:tblCellMar>
    </w:tblPr>
  </w:style>
  <w:style w:type="table" w:customStyle="1" w:styleId="48">
    <w:name w:val="48"/>
    <w:basedOn w:val="TableNormal1"/>
    <w:tblPr>
      <w:tblStyleRowBandSize w:val="1"/>
      <w:tblStyleColBandSize w:val="1"/>
      <w:tblCellMar>
        <w:top w:w="100" w:type="dxa"/>
        <w:left w:w="100" w:type="dxa"/>
        <w:bottom w:w="100" w:type="dxa"/>
        <w:right w:w="100" w:type="dxa"/>
      </w:tblCellMar>
    </w:tblPr>
  </w:style>
  <w:style w:type="table" w:customStyle="1" w:styleId="47">
    <w:name w:val="47"/>
    <w:basedOn w:val="TableNormal1"/>
    <w:tblPr>
      <w:tblStyleRowBandSize w:val="1"/>
      <w:tblStyleColBandSize w:val="1"/>
      <w:tblCellMar>
        <w:top w:w="100" w:type="dxa"/>
        <w:left w:w="100" w:type="dxa"/>
        <w:bottom w:w="100" w:type="dxa"/>
        <w:right w:w="100" w:type="dxa"/>
      </w:tblCellMar>
    </w:tblPr>
  </w:style>
  <w:style w:type="table" w:customStyle="1" w:styleId="46">
    <w:name w:val="46"/>
    <w:basedOn w:val="TableNormal1"/>
    <w:tblPr>
      <w:tblStyleRowBandSize w:val="1"/>
      <w:tblStyleColBandSize w:val="1"/>
      <w:tblCellMar>
        <w:top w:w="100" w:type="dxa"/>
        <w:left w:w="100" w:type="dxa"/>
        <w:bottom w:w="100" w:type="dxa"/>
        <w:right w:w="100" w:type="dxa"/>
      </w:tblCellMar>
    </w:tblPr>
  </w:style>
  <w:style w:type="table" w:customStyle="1" w:styleId="45">
    <w:name w:val="45"/>
    <w:basedOn w:val="TableNormal1"/>
    <w:tblPr>
      <w:tblStyleRowBandSize w:val="1"/>
      <w:tblStyleColBandSize w:val="1"/>
      <w:tblCellMar>
        <w:top w:w="100" w:type="dxa"/>
        <w:left w:w="100" w:type="dxa"/>
        <w:bottom w:w="100" w:type="dxa"/>
        <w:right w:w="100" w:type="dxa"/>
      </w:tblCellMar>
    </w:tblPr>
  </w:style>
  <w:style w:type="table" w:customStyle="1" w:styleId="44">
    <w:name w:val="44"/>
    <w:basedOn w:val="TableNormal1"/>
    <w:tblPr>
      <w:tblStyleRowBandSize w:val="1"/>
      <w:tblStyleColBandSize w:val="1"/>
      <w:tblCellMar>
        <w:top w:w="100" w:type="dxa"/>
        <w:left w:w="100" w:type="dxa"/>
        <w:bottom w:w="100" w:type="dxa"/>
        <w:right w:w="100" w:type="dxa"/>
      </w:tblCellMar>
    </w:tblPr>
  </w:style>
  <w:style w:type="table" w:customStyle="1" w:styleId="43">
    <w:name w:val="43"/>
    <w:basedOn w:val="TableNormal1"/>
    <w:tblPr>
      <w:tblStyleRowBandSize w:val="1"/>
      <w:tblStyleColBandSize w:val="1"/>
      <w:tblCellMar>
        <w:top w:w="100" w:type="dxa"/>
        <w:left w:w="100" w:type="dxa"/>
        <w:bottom w:w="100" w:type="dxa"/>
        <w:right w:w="100" w:type="dxa"/>
      </w:tblCellMar>
    </w:tblPr>
  </w:style>
  <w:style w:type="table" w:customStyle="1" w:styleId="42">
    <w:name w:val="42"/>
    <w:basedOn w:val="TableNormal1"/>
    <w:tblPr>
      <w:tblStyleRowBandSize w:val="1"/>
      <w:tblStyleColBandSize w:val="1"/>
      <w:tblCellMar>
        <w:top w:w="100" w:type="dxa"/>
        <w:left w:w="100" w:type="dxa"/>
        <w:bottom w:w="100" w:type="dxa"/>
        <w:right w:w="100" w:type="dxa"/>
      </w:tblCellMar>
    </w:tblPr>
  </w:style>
  <w:style w:type="table" w:customStyle="1" w:styleId="41">
    <w:name w:val="41"/>
    <w:basedOn w:val="TableNormal1"/>
    <w:tblPr>
      <w:tblStyleRowBandSize w:val="1"/>
      <w:tblStyleColBandSize w:val="1"/>
      <w:tblCellMar>
        <w:top w:w="100" w:type="dxa"/>
        <w:left w:w="100" w:type="dxa"/>
        <w:bottom w:w="100" w:type="dxa"/>
        <w:right w:w="100" w:type="dxa"/>
      </w:tblCellMar>
    </w:tblPr>
  </w:style>
  <w:style w:type="table" w:customStyle="1" w:styleId="40">
    <w:name w:val="40"/>
    <w:basedOn w:val="TableNormal1"/>
    <w:tblPr>
      <w:tblStyleRowBandSize w:val="1"/>
      <w:tblStyleColBandSize w:val="1"/>
      <w:tblCellMar>
        <w:top w:w="100" w:type="dxa"/>
        <w:left w:w="100" w:type="dxa"/>
        <w:bottom w:w="100" w:type="dxa"/>
        <w:right w:w="100" w:type="dxa"/>
      </w:tblCellMar>
    </w:tblPr>
  </w:style>
  <w:style w:type="table" w:customStyle="1" w:styleId="39">
    <w:name w:val="39"/>
    <w:basedOn w:val="TableNormal1"/>
    <w:tblPr>
      <w:tblStyleRowBandSize w:val="1"/>
      <w:tblStyleColBandSize w:val="1"/>
      <w:tblCellMar>
        <w:top w:w="100" w:type="dxa"/>
        <w:left w:w="100" w:type="dxa"/>
        <w:bottom w:w="100" w:type="dxa"/>
        <w:right w:w="100" w:type="dxa"/>
      </w:tblCellMar>
    </w:tblPr>
  </w:style>
  <w:style w:type="table" w:customStyle="1" w:styleId="38">
    <w:name w:val="38"/>
    <w:basedOn w:val="TableNormal1"/>
    <w:tblPr>
      <w:tblStyleRowBandSize w:val="1"/>
      <w:tblStyleColBandSize w:val="1"/>
      <w:tblCellMar>
        <w:top w:w="100" w:type="dxa"/>
        <w:left w:w="100" w:type="dxa"/>
        <w:bottom w:w="100" w:type="dxa"/>
        <w:right w:w="100" w:type="dxa"/>
      </w:tblCellMar>
    </w:tblPr>
  </w:style>
  <w:style w:type="table" w:customStyle="1" w:styleId="37">
    <w:name w:val="37"/>
    <w:basedOn w:val="TableNormal1"/>
    <w:tblPr>
      <w:tblStyleRowBandSize w:val="1"/>
      <w:tblStyleColBandSize w:val="1"/>
      <w:tblCellMar>
        <w:top w:w="100" w:type="dxa"/>
        <w:left w:w="100" w:type="dxa"/>
        <w:bottom w:w="100" w:type="dxa"/>
        <w:right w:w="100" w:type="dxa"/>
      </w:tblCellMar>
    </w:tblPr>
  </w:style>
  <w:style w:type="table" w:customStyle="1" w:styleId="36">
    <w:name w:val="36"/>
    <w:basedOn w:val="TableNormal1"/>
    <w:tblPr>
      <w:tblStyleRowBandSize w:val="1"/>
      <w:tblStyleColBandSize w:val="1"/>
      <w:tblCellMar>
        <w:top w:w="100" w:type="dxa"/>
        <w:left w:w="100" w:type="dxa"/>
        <w:bottom w:w="100" w:type="dxa"/>
        <w:right w:w="100" w:type="dxa"/>
      </w:tblCellMar>
    </w:tblPr>
  </w:style>
  <w:style w:type="table" w:customStyle="1" w:styleId="35">
    <w:name w:val="35"/>
    <w:basedOn w:val="TableNormal1"/>
    <w:tblPr>
      <w:tblStyleRowBandSize w:val="1"/>
      <w:tblStyleColBandSize w:val="1"/>
      <w:tblCellMar>
        <w:top w:w="100" w:type="dxa"/>
        <w:left w:w="100" w:type="dxa"/>
        <w:bottom w:w="100" w:type="dxa"/>
        <w:right w:w="100" w:type="dxa"/>
      </w:tblCellMar>
    </w:tblPr>
  </w:style>
  <w:style w:type="table" w:customStyle="1" w:styleId="34">
    <w:name w:val="34"/>
    <w:basedOn w:val="TableNormal1"/>
    <w:tblPr>
      <w:tblStyleRowBandSize w:val="1"/>
      <w:tblStyleColBandSize w:val="1"/>
      <w:tblCellMar>
        <w:top w:w="100" w:type="dxa"/>
        <w:left w:w="100" w:type="dxa"/>
        <w:bottom w:w="100" w:type="dxa"/>
        <w:right w:w="100" w:type="dxa"/>
      </w:tblCellMar>
    </w:tblPr>
  </w:style>
  <w:style w:type="table" w:customStyle="1" w:styleId="33">
    <w:name w:val="33"/>
    <w:basedOn w:val="TableNormal1"/>
    <w:tblPr>
      <w:tblStyleRowBandSize w:val="1"/>
      <w:tblStyleColBandSize w:val="1"/>
      <w:tblCellMar>
        <w:top w:w="100" w:type="dxa"/>
        <w:left w:w="100" w:type="dxa"/>
        <w:bottom w:w="100" w:type="dxa"/>
        <w:right w:w="100" w:type="dxa"/>
      </w:tblCellMar>
    </w:tblPr>
  </w:style>
  <w:style w:type="table" w:customStyle="1" w:styleId="32">
    <w:name w:val="32"/>
    <w:basedOn w:val="TableNormal1"/>
    <w:tblPr>
      <w:tblStyleRowBandSize w:val="1"/>
      <w:tblStyleColBandSize w:val="1"/>
      <w:tblCellMar>
        <w:top w:w="100" w:type="dxa"/>
        <w:left w:w="100" w:type="dxa"/>
        <w:bottom w:w="100" w:type="dxa"/>
        <w:right w:w="100" w:type="dxa"/>
      </w:tblCellMar>
    </w:tblPr>
  </w:style>
  <w:style w:type="table" w:customStyle="1" w:styleId="31">
    <w:name w:val="31"/>
    <w:basedOn w:val="TableNormal1"/>
    <w:tblPr>
      <w:tblStyleRowBandSize w:val="1"/>
      <w:tblStyleColBandSize w:val="1"/>
      <w:tblCellMar>
        <w:top w:w="0" w:type="dxa"/>
        <w:left w:w="108" w:type="dxa"/>
        <w:bottom w:w="0" w:type="dxa"/>
        <w:right w:w="108" w:type="dxa"/>
      </w:tblCellMar>
    </w:tblPr>
  </w:style>
  <w:style w:type="table" w:customStyle="1" w:styleId="30">
    <w:name w:val="30"/>
    <w:basedOn w:val="TableNormal1"/>
    <w:tblPr>
      <w:tblStyleRowBandSize w:val="1"/>
      <w:tblStyleColBandSize w:val="1"/>
      <w:tblCellMar>
        <w:top w:w="0" w:type="dxa"/>
        <w:left w:w="108" w:type="dxa"/>
        <w:bottom w:w="0" w:type="dxa"/>
        <w:right w:w="108" w:type="dxa"/>
      </w:tblCellMar>
    </w:tblPr>
  </w:style>
  <w:style w:type="table" w:customStyle="1" w:styleId="29">
    <w:name w:val="29"/>
    <w:basedOn w:val="TableNormal1"/>
    <w:tblPr>
      <w:tblStyleRowBandSize w:val="1"/>
      <w:tblStyleColBandSize w:val="1"/>
      <w:tblCellMar>
        <w:top w:w="0" w:type="dxa"/>
        <w:left w:w="108" w:type="dxa"/>
        <w:bottom w:w="0" w:type="dxa"/>
        <w:right w:w="108" w:type="dxa"/>
      </w:tblCellMar>
    </w:tblPr>
  </w:style>
  <w:style w:type="table" w:customStyle="1" w:styleId="28">
    <w:name w:val="28"/>
    <w:basedOn w:val="TableNormal1"/>
    <w:tblPr>
      <w:tblStyleRowBandSize w:val="1"/>
      <w:tblStyleColBandSize w:val="1"/>
      <w:tblCellMar>
        <w:top w:w="0" w:type="dxa"/>
        <w:left w:w="108" w:type="dxa"/>
        <w:bottom w:w="0" w:type="dxa"/>
        <w:right w:w="108" w:type="dxa"/>
      </w:tblCellMar>
    </w:tblPr>
  </w:style>
  <w:style w:type="table" w:customStyle="1" w:styleId="27">
    <w:name w:val="27"/>
    <w:basedOn w:val="TableNormal1"/>
    <w:tblPr>
      <w:tblStyleRowBandSize w:val="1"/>
      <w:tblStyleColBandSize w:val="1"/>
      <w:tblCellMar>
        <w:top w:w="0" w:type="dxa"/>
        <w:left w:w="108" w:type="dxa"/>
        <w:bottom w:w="0" w:type="dxa"/>
        <w:right w:w="108" w:type="dxa"/>
      </w:tblCellMar>
    </w:tblPr>
  </w:style>
  <w:style w:type="table" w:customStyle="1" w:styleId="26">
    <w:name w:val="26"/>
    <w:basedOn w:val="TableNormal1"/>
    <w:tblPr>
      <w:tblStyleRowBandSize w:val="1"/>
      <w:tblStyleColBandSize w:val="1"/>
      <w:tblCellMar>
        <w:top w:w="0" w:type="dxa"/>
        <w:left w:w="108" w:type="dxa"/>
        <w:bottom w:w="0" w:type="dxa"/>
        <w:right w:w="108" w:type="dxa"/>
      </w:tblCellMar>
    </w:tblPr>
  </w:style>
  <w:style w:type="table" w:customStyle="1" w:styleId="25">
    <w:name w:val="25"/>
    <w:basedOn w:val="TableNormal1"/>
    <w:tblPr>
      <w:tblStyleRowBandSize w:val="1"/>
      <w:tblStyleColBandSize w:val="1"/>
      <w:tblCellMar>
        <w:top w:w="0" w:type="dxa"/>
        <w:left w:w="108" w:type="dxa"/>
        <w:bottom w:w="0" w:type="dxa"/>
        <w:right w:w="108" w:type="dxa"/>
      </w:tblCellMar>
    </w:tblPr>
  </w:style>
  <w:style w:type="table" w:customStyle="1" w:styleId="24">
    <w:name w:val="24"/>
    <w:basedOn w:val="TableNormal1"/>
    <w:tblPr>
      <w:tblStyleRowBandSize w:val="1"/>
      <w:tblStyleColBandSize w:val="1"/>
      <w:tblCellMar>
        <w:top w:w="0" w:type="dxa"/>
        <w:left w:w="108" w:type="dxa"/>
        <w:bottom w:w="0" w:type="dxa"/>
        <w:right w:w="108" w:type="dxa"/>
      </w:tblCellMar>
    </w:tblPr>
  </w:style>
  <w:style w:type="table" w:customStyle="1" w:styleId="23">
    <w:name w:val="23"/>
    <w:basedOn w:val="TableNormal1"/>
    <w:tblPr>
      <w:tblStyleRowBandSize w:val="1"/>
      <w:tblStyleColBandSize w:val="1"/>
      <w:tblCellMar>
        <w:top w:w="0" w:type="dxa"/>
        <w:left w:w="108" w:type="dxa"/>
        <w:bottom w:w="0" w:type="dxa"/>
        <w:right w:w="108" w:type="dxa"/>
      </w:tblCellMar>
    </w:tblPr>
  </w:style>
  <w:style w:type="table" w:customStyle="1" w:styleId="22">
    <w:name w:val="22"/>
    <w:basedOn w:val="TableNormal1"/>
    <w:tblPr>
      <w:tblStyleRowBandSize w:val="1"/>
      <w:tblStyleColBandSize w:val="1"/>
      <w:tblCellMar>
        <w:top w:w="0" w:type="dxa"/>
        <w:left w:w="108" w:type="dxa"/>
        <w:bottom w:w="0" w:type="dxa"/>
        <w:right w:w="108" w:type="dxa"/>
      </w:tblCellMar>
    </w:tblPr>
  </w:style>
  <w:style w:type="table" w:customStyle="1" w:styleId="21">
    <w:name w:val="21"/>
    <w:basedOn w:val="TableNormal1"/>
    <w:tblPr>
      <w:tblStyleRowBandSize w:val="1"/>
      <w:tblStyleColBandSize w:val="1"/>
      <w:tblCellMar>
        <w:top w:w="0" w:type="dxa"/>
        <w:left w:w="108" w:type="dxa"/>
        <w:bottom w:w="0" w:type="dxa"/>
        <w:right w:w="108" w:type="dxa"/>
      </w:tblCellMar>
    </w:tblPr>
  </w:style>
  <w:style w:type="table" w:customStyle="1" w:styleId="20">
    <w:name w:val="20"/>
    <w:basedOn w:val="TableNormal1"/>
    <w:tblPr>
      <w:tblStyleRowBandSize w:val="1"/>
      <w:tblStyleColBandSize w:val="1"/>
      <w:tblCellMar>
        <w:top w:w="100" w:type="dxa"/>
        <w:left w:w="100" w:type="dxa"/>
        <w:bottom w:w="100" w:type="dxa"/>
        <w:right w:w="100" w:type="dxa"/>
      </w:tblCellMar>
    </w:tblPr>
  </w:style>
  <w:style w:type="table" w:customStyle="1" w:styleId="19">
    <w:name w:val="19"/>
    <w:basedOn w:val="TableNormal1"/>
    <w:tblPr>
      <w:tblStyleRowBandSize w:val="1"/>
      <w:tblStyleColBandSize w:val="1"/>
      <w:tblCellMar>
        <w:top w:w="0" w:type="dxa"/>
        <w:left w:w="108" w:type="dxa"/>
        <w:bottom w:w="0" w:type="dxa"/>
        <w:right w:w="108" w:type="dxa"/>
      </w:tblCellMar>
    </w:tblPr>
  </w:style>
  <w:style w:type="table" w:customStyle="1" w:styleId="18">
    <w:name w:val="18"/>
    <w:basedOn w:val="TableNormal1"/>
    <w:tblPr>
      <w:tblStyleRowBandSize w:val="1"/>
      <w:tblStyleColBandSize w:val="1"/>
      <w:tblCellMar>
        <w:top w:w="0" w:type="dxa"/>
        <w:left w:w="108" w:type="dxa"/>
        <w:bottom w:w="0" w:type="dxa"/>
        <w:right w:w="108" w:type="dxa"/>
      </w:tblCellMar>
    </w:tblPr>
  </w:style>
  <w:style w:type="table" w:customStyle="1" w:styleId="17">
    <w:name w:val="17"/>
    <w:basedOn w:val="TableNormal1"/>
    <w:tblPr>
      <w:tblStyleRowBandSize w:val="1"/>
      <w:tblStyleColBandSize w:val="1"/>
      <w:tblCellMar>
        <w:top w:w="0" w:type="dxa"/>
        <w:left w:w="108" w:type="dxa"/>
        <w:bottom w:w="0" w:type="dxa"/>
        <w:right w:w="108" w:type="dxa"/>
      </w:tblCellMar>
    </w:tblPr>
  </w:style>
  <w:style w:type="table" w:customStyle="1" w:styleId="16">
    <w:name w:val="16"/>
    <w:basedOn w:val="TableNormal1"/>
    <w:tblPr>
      <w:tblStyleRowBandSize w:val="1"/>
      <w:tblStyleColBandSize w:val="1"/>
      <w:tblCellMar>
        <w:top w:w="0" w:type="dxa"/>
        <w:left w:w="108" w:type="dxa"/>
        <w:bottom w:w="0" w:type="dxa"/>
        <w:right w:w="108" w:type="dxa"/>
      </w:tblCellMar>
    </w:tblPr>
  </w:style>
  <w:style w:type="table" w:customStyle="1" w:styleId="15">
    <w:name w:val="15"/>
    <w:basedOn w:val="TableNormal1"/>
    <w:tblPr>
      <w:tblStyleRowBandSize w:val="1"/>
      <w:tblStyleColBandSize w:val="1"/>
      <w:tblCellMar>
        <w:top w:w="0" w:type="dxa"/>
        <w:left w:w="108" w:type="dxa"/>
        <w:bottom w:w="0" w:type="dxa"/>
        <w:right w:w="108" w:type="dxa"/>
      </w:tblCellMar>
    </w:tblPr>
  </w:style>
  <w:style w:type="table" w:customStyle="1" w:styleId="14">
    <w:name w:val="14"/>
    <w:basedOn w:val="TableNormal1"/>
    <w:tblPr>
      <w:tblStyleRowBandSize w:val="1"/>
      <w:tblStyleColBandSize w:val="1"/>
      <w:tblCellMar>
        <w:top w:w="0" w:type="dxa"/>
        <w:left w:w="108" w:type="dxa"/>
        <w:bottom w:w="0" w:type="dxa"/>
        <w:right w:w="108" w:type="dxa"/>
      </w:tblCellMar>
    </w:tblPr>
  </w:style>
  <w:style w:type="table" w:customStyle="1" w:styleId="13">
    <w:name w:val="13"/>
    <w:basedOn w:val="TableNormal1"/>
    <w:tblPr>
      <w:tblStyleRowBandSize w:val="1"/>
      <w:tblStyleColBandSize w:val="1"/>
      <w:tblCellMar>
        <w:top w:w="0" w:type="dxa"/>
        <w:left w:w="108" w:type="dxa"/>
        <w:bottom w:w="0" w:type="dxa"/>
        <w:right w:w="108" w:type="dxa"/>
      </w:tblCellMar>
    </w:tblPr>
  </w:style>
  <w:style w:type="table" w:customStyle="1" w:styleId="12">
    <w:name w:val="12"/>
    <w:basedOn w:val="TableNormal1"/>
    <w:tblPr>
      <w:tblStyleRowBandSize w:val="1"/>
      <w:tblStyleColBandSize w:val="1"/>
      <w:tblCellMar>
        <w:top w:w="0" w:type="dxa"/>
        <w:left w:w="108" w:type="dxa"/>
        <w:bottom w:w="0" w:type="dxa"/>
        <w:right w:w="108" w:type="dxa"/>
      </w:tblCellMar>
    </w:tblPr>
  </w:style>
  <w:style w:type="table" w:customStyle="1" w:styleId="11">
    <w:name w:val="11"/>
    <w:basedOn w:val="TableNormal1"/>
    <w:tblPr>
      <w:tblStyleRowBandSize w:val="1"/>
      <w:tblStyleColBandSize w:val="1"/>
      <w:tblCellMar>
        <w:top w:w="0" w:type="dxa"/>
        <w:left w:w="108" w:type="dxa"/>
        <w:bottom w:w="0" w:type="dxa"/>
        <w:right w:w="108" w:type="dxa"/>
      </w:tblCellMar>
    </w:tblPr>
  </w:style>
  <w:style w:type="table" w:customStyle="1" w:styleId="10">
    <w:name w:val="10"/>
    <w:basedOn w:val="TableNormal1"/>
    <w:tblPr>
      <w:tblStyleRowBandSize w:val="1"/>
      <w:tblStyleColBandSize w:val="1"/>
      <w:tblCellMar>
        <w:top w:w="0" w:type="dxa"/>
        <w:left w:w="108" w:type="dxa"/>
        <w:bottom w:w="0" w:type="dxa"/>
        <w:right w:w="108" w:type="dxa"/>
      </w:tblCellMar>
    </w:tblPr>
  </w:style>
  <w:style w:type="table" w:customStyle="1" w:styleId="9">
    <w:name w:val="9"/>
    <w:basedOn w:val="TableNormal1"/>
    <w:tblPr>
      <w:tblStyleRowBandSize w:val="1"/>
      <w:tblStyleColBandSize w:val="1"/>
      <w:tblCellMar>
        <w:top w:w="0" w:type="dxa"/>
        <w:left w:w="108" w:type="dxa"/>
        <w:bottom w:w="0" w:type="dxa"/>
        <w:right w:w="108" w:type="dxa"/>
      </w:tblCellMar>
    </w:tblPr>
  </w:style>
  <w:style w:type="table" w:customStyle="1" w:styleId="8">
    <w:name w:val="8"/>
    <w:basedOn w:val="TableNormal1"/>
    <w:tblPr>
      <w:tblStyleRowBandSize w:val="1"/>
      <w:tblStyleColBandSize w:val="1"/>
      <w:tblCellMar>
        <w:top w:w="0" w:type="dxa"/>
        <w:left w:w="108" w:type="dxa"/>
        <w:bottom w:w="0" w:type="dxa"/>
        <w:right w:w="108" w:type="dxa"/>
      </w:tblCellMar>
    </w:tblPr>
  </w:style>
  <w:style w:type="table" w:customStyle="1" w:styleId="7">
    <w:name w:val="7"/>
    <w:basedOn w:val="TableNormal1"/>
    <w:tblPr>
      <w:tblStyleRowBandSize w:val="1"/>
      <w:tblStyleColBandSize w:val="1"/>
      <w:tblCellMar>
        <w:top w:w="0" w:type="dxa"/>
        <w:left w:w="108" w:type="dxa"/>
        <w:bottom w:w="0" w:type="dxa"/>
        <w:right w:w="108" w:type="dxa"/>
      </w:tblCellMar>
    </w:tblPr>
  </w:style>
  <w:style w:type="table" w:customStyle="1" w:styleId="6">
    <w:name w:val="6"/>
    <w:basedOn w:val="TableNormal1"/>
    <w:tblPr>
      <w:tblStyleRowBandSize w:val="1"/>
      <w:tblStyleColBandSize w:val="1"/>
      <w:tblCellMar>
        <w:top w:w="0" w:type="dxa"/>
        <w:left w:w="108" w:type="dxa"/>
        <w:bottom w:w="0" w:type="dxa"/>
        <w:right w:w="108" w:type="dxa"/>
      </w:tblCellMar>
    </w:tblPr>
  </w:style>
  <w:style w:type="table" w:customStyle="1" w:styleId="5">
    <w:name w:val="5"/>
    <w:basedOn w:val="TableNormal1"/>
    <w:tblPr>
      <w:tblStyleRowBandSize w:val="1"/>
      <w:tblStyleColBandSize w:val="1"/>
      <w:tblCellMar>
        <w:top w:w="100" w:type="dxa"/>
        <w:left w:w="100" w:type="dxa"/>
        <w:bottom w:w="100" w:type="dxa"/>
        <w:right w:w="100" w:type="dxa"/>
      </w:tblCellMar>
    </w:tblPr>
  </w:style>
  <w:style w:type="table" w:customStyle="1" w:styleId="4">
    <w:name w:val="4"/>
    <w:basedOn w:val="TableNormal1"/>
    <w:tblPr>
      <w:tblStyleRowBandSize w:val="1"/>
      <w:tblStyleColBandSize w:val="1"/>
      <w:tblCellMar>
        <w:top w:w="0" w:type="dxa"/>
        <w:left w:w="108" w:type="dxa"/>
        <w:bottom w:w="0" w:type="dxa"/>
        <w:right w:w="108" w:type="dxa"/>
      </w:tblCellMar>
    </w:tblPr>
  </w:style>
  <w:style w:type="table" w:customStyle="1" w:styleId="3">
    <w:name w:val="3"/>
    <w:basedOn w:val="TableNormal1"/>
    <w:tblPr>
      <w:tblStyleRowBandSize w:val="1"/>
      <w:tblStyleColBandSize w:val="1"/>
      <w:tblCellMar>
        <w:top w:w="0" w:type="dxa"/>
        <w:left w:w="108" w:type="dxa"/>
        <w:bottom w:w="0" w:type="dxa"/>
        <w:right w:w="108" w:type="dxa"/>
      </w:tblCellMar>
    </w:tblPr>
  </w:style>
  <w:style w:type="table" w:customStyle="1" w:styleId="2">
    <w:name w:val="2"/>
    <w:basedOn w:val="TableNormal1"/>
    <w:tblPr>
      <w:tblStyleRowBandSize w:val="1"/>
      <w:tblStyleColBandSize w:val="1"/>
      <w:tblCellMar>
        <w:top w:w="0" w:type="dxa"/>
        <w:left w:w="108" w:type="dxa"/>
        <w:bottom w:w="0" w:type="dxa"/>
        <w:right w:w="108" w:type="dxa"/>
      </w:tblCellMar>
    </w:tblPr>
  </w:style>
  <w:style w:type="table" w:customStyle="1" w:styleId="1">
    <w:name w:val="1"/>
    <w:basedOn w:val="TableNormal1"/>
    <w:tblPr>
      <w:tblStyleRowBandSize w:val="1"/>
      <w:tblStyleColBandSize w:val="1"/>
      <w:tblCellMar>
        <w:top w:w="0" w:type="dxa"/>
        <w:left w:w="108" w:type="dxa"/>
        <w:bottom w:w="0" w:type="dxa"/>
        <w:right w:w="108" w:type="dxa"/>
      </w:tblCellMar>
    </w:tblPr>
  </w:style>
  <w:style w:type="paragraph" w:styleId="Corpodetexto">
    <w:name w:val="Body Text"/>
    <w:basedOn w:val="Normal"/>
    <w:link w:val="CorpodetextoChar"/>
    <w:uiPriority w:val="1"/>
    <w:qFormat/>
    <w:rsid w:val="00902805"/>
    <w:pPr>
      <w:widowControl w:val="0"/>
      <w:autoSpaceDE w:val="0"/>
      <w:autoSpaceDN w:val="0"/>
      <w:spacing w:after="0" w:line="360" w:lineRule="auto"/>
    </w:pPr>
    <w:rPr>
      <w:rFonts w:ascii="Arial" w:eastAsia="Rubik" w:hAnsi="Arial" w:cs="Arial"/>
      <w:sz w:val="24"/>
      <w:szCs w:val="24"/>
      <w:lang w:eastAsia="pt-BR" w:bidi="pt-BR"/>
    </w:rPr>
  </w:style>
  <w:style w:type="character" w:customStyle="1" w:styleId="CorpodetextoChar">
    <w:name w:val="Corpo de texto Char"/>
    <w:link w:val="Corpodetexto"/>
    <w:uiPriority w:val="1"/>
    <w:rsid w:val="00902805"/>
    <w:rPr>
      <w:rFonts w:ascii="Arial" w:eastAsia="Rubik" w:hAnsi="Arial" w:cs="Arial"/>
      <w:sz w:val="24"/>
      <w:szCs w:val="24"/>
      <w:lang w:bidi="pt-BR"/>
    </w:rPr>
  </w:style>
  <w:style w:type="paragraph" w:styleId="SemEspaamento">
    <w:name w:val="No Spacing"/>
    <w:basedOn w:val="Normal"/>
    <w:uiPriority w:val="1"/>
    <w:qFormat/>
    <w:rsid w:val="00783CC3"/>
    <w:pPr>
      <w:spacing w:after="120" w:line="360" w:lineRule="auto"/>
    </w:pPr>
    <w:rPr>
      <w:rFonts w:ascii="Arial" w:eastAsia="Arial" w:hAnsi="Arial" w:cs="Arial"/>
      <w:color w:val="000000"/>
      <w:sz w:val="24"/>
      <w:szCs w:val="20"/>
      <w:lang w:eastAsia="pt-BR"/>
    </w:rPr>
  </w:style>
  <w:style w:type="character" w:customStyle="1" w:styleId="a-size-extra-large">
    <w:name w:val="a-size-extra-large"/>
    <w:rsid w:val="003D6D7A"/>
  </w:style>
  <w:style w:type="character" w:customStyle="1" w:styleId="author">
    <w:name w:val="author"/>
    <w:rsid w:val="003D6D7A"/>
  </w:style>
  <w:style w:type="character" w:customStyle="1" w:styleId="a-color-secondary">
    <w:name w:val="a-color-secondary"/>
    <w:rsid w:val="003D6D7A"/>
  </w:style>
  <w:style w:type="character" w:customStyle="1" w:styleId="a-size-medium">
    <w:name w:val="a-size-medium"/>
    <w:rsid w:val="003D6D7A"/>
  </w:style>
  <w:style w:type="character" w:customStyle="1" w:styleId="a-size-base">
    <w:name w:val="a-size-base"/>
    <w:rsid w:val="003D6D7A"/>
  </w:style>
  <w:style w:type="character" w:customStyle="1" w:styleId="PargrafodaListaChar">
    <w:name w:val="Parágrafo da Lista Char"/>
    <w:basedOn w:val="Fontepargpadro"/>
    <w:link w:val="PargrafodaLista"/>
    <w:uiPriority w:val="1"/>
    <w:rsid w:val="001848A2"/>
    <w:rPr>
      <w:rFonts w:ascii="Times New Roman" w:eastAsia="Times New Roman" w:hAnsi="Times New Roman"/>
      <w:sz w:val="24"/>
      <w:szCs w:val="24"/>
    </w:rPr>
  </w:style>
  <w:style w:type="paragraph" w:customStyle="1" w:styleId="NormalED">
    <w:name w:val="Normal_ED"/>
    <w:basedOn w:val="Normal"/>
    <w:qFormat/>
    <w:rsid w:val="0091701C"/>
    <w:pPr>
      <w:spacing w:after="160" w:line="360" w:lineRule="auto"/>
      <w:jc w:val="both"/>
    </w:pPr>
    <w:rPr>
      <w:rFonts w:ascii="Arial" w:eastAsiaTheme="minorHAnsi" w:hAnsi="Arial" w:cstheme="minorBidi"/>
      <w:color w:val="000000" w:themeColor="tex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34E3"/>
    <w:pPr>
      <w:spacing w:after="200" w:line="276" w:lineRule="auto"/>
    </w:pPr>
    <w:rPr>
      <w:sz w:val="22"/>
      <w:szCs w:val="22"/>
      <w:lang w:eastAsia="en-US"/>
    </w:rPr>
  </w:style>
  <w:style w:type="paragraph" w:styleId="Ttulo1">
    <w:name w:val="heading 1"/>
    <w:basedOn w:val="Normal"/>
    <w:next w:val="Normal"/>
    <w:link w:val="Ttulo1Char"/>
    <w:uiPriority w:val="9"/>
    <w:qFormat/>
    <w:rsid w:val="0006451F"/>
    <w:pPr>
      <w:spacing w:after="120" w:line="360" w:lineRule="auto"/>
      <w:jc w:val="both"/>
      <w:outlineLvl w:val="0"/>
    </w:pPr>
    <w:rPr>
      <w:rFonts w:ascii="Arial" w:hAnsi="Arial" w:cs="Arial"/>
      <w:b/>
      <w:sz w:val="28"/>
    </w:rPr>
  </w:style>
  <w:style w:type="paragraph" w:styleId="Ttulo2">
    <w:name w:val="heading 2"/>
    <w:basedOn w:val="Ttulo1"/>
    <w:next w:val="Normal"/>
    <w:link w:val="Ttulo2Char"/>
    <w:uiPriority w:val="9"/>
    <w:semiHidden/>
    <w:unhideWhenUsed/>
    <w:qFormat/>
    <w:rsid w:val="0006451F"/>
    <w:pPr>
      <w:outlineLvl w:val="1"/>
    </w:pPr>
    <w:rPr>
      <w:sz w:val="24"/>
    </w:rPr>
  </w:style>
  <w:style w:type="paragraph" w:styleId="Ttulo3">
    <w:name w:val="heading 3"/>
    <w:basedOn w:val="Normal"/>
    <w:next w:val="Normal"/>
    <w:link w:val="Ttulo3Char"/>
    <w:uiPriority w:val="9"/>
    <w:semiHidden/>
    <w:unhideWhenUsed/>
    <w:qFormat/>
    <w:rsid w:val="00104BC5"/>
    <w:pPr>
      <w:tabs>
        <w:tab w:val="left" w:pos="6870"/>
      </w:tabs>
      <w:spacing w:after="120" w:line="360" w:lineRule="auto"/>
      <w:jc w:val="both"/>
      <w:outlineLvl w:val="2"/>
    </w:pPr>
    <w:rPr>
      <w:rFonts w:ascii="Arial" w:hAnsi="Arial" w:cs="Arial"/>
      <w:b/>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pPr>
      <w:spacing w:after="200" w:line="276" w:lineRule="auto"/>
    </w:pPr>
    <w:rPr>
      <w:sz w:val="22"/>
      <w:szCs w:val="22"/>
    </w:rPr>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2">
    <w:name w:val="Table Normal2"/>
    <w:pPr>
      <w:spacing w:after="200" w:line="276" w:lineRule="auto"/>
    </w:pPr>
    <w:rPr>
      <w:sz w:val="22"/>
      <w:szCs w:val="22"/>
    </w:rPr>
    <w:tblPr>
      <w:tblCellMar>
        <w:top w:w="0" w:type="dxa"/>
        <w:left w:w="0" w:type="dxa"/>
        <w:bottom w:w="0" w:type="dxa"/>
        <w:right w:w="0" w:type="dxa"/>
      </w:tblCellMar>
    </w:tblPr>
  </w:style>
  <w:style w:type="table" w:customStyle="1" w:styleId="TableNormal1">
    <w:name w:val="Table Normal1"/>
    <w:pPr>
      <w:spacing w:after="200" w:line="276" w:lineRule="auto"/>
    </w:pPr>
    <w:rPr>
      <w:sz w:val="22"/>
      <w:szCs w:val="22"/>
    </w:rPr>
    <w:tblPr>
      <w:tblCellMar>
        <w:top w:w="0" w:type="dxa"/>
        <w:left w:w="0" w:type="dxa"/>
        <w:bottom w:w="0" w:type="dxa"/>
        <w:right w:w="0" w:type="dxa"/>
      </w:tblCellMar>
    </w:tblPr>
  </w:style>
  <w:style w:type="paragraph" w:styleId="PargrafodaLista">
    <w:name w:val="List Paragraph"/>
    <w:basedOn w:val="Normal"/>
    <w:link w:val="PargrafodaListaChar"/>
    <w:uiPriority w:val="34"/>
    <w:qFormat/>
    <w:rsid w:val="009B7D3A"/>
    <w:pPr>
      <w:spacing w:after="0" w:line="240" w:lineRule="auto"/>
      <w:ind w:left="720"/>
      <w:contextualSpacing/>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B4254C"/>
    <w:pPr>
      <w:tabs>
        <w:tab w:val="center" w:pos="4252"/>
        <w:tab w:val="right" w:pos="8504"/>
      </w:tabs>
    </w:pPr>
  </w:style>
  <w:style w:type="character" w:customStyle="1" w:styleId="CabealhoChar">
    <w:name w:val="Cabeçalho Char"/>
    <w:link w:val="Cabealho"/>
    <w:uiPriority w:val="99"/>
    <w:rsid w:val="00B4254C"/>
    <w:rPr>
      <w:sz w:val="22"/>
      <w:szCs w:val="22"/>
      <w:lang w:eastAsia="en-US"/>
    </w:rPr>
  </w:style>
  <w:style w:type="paragraph" w:styleId="Rodap">
    <w:name w:val="footer"/>
    <w:basedOn w:val="Normal"/>
    <w:link w:val="RodapChar"/>
    <w:uiPriority w:val="99"/>
    <w:unhideWhenUsed/>
    <w:rsid w:val="00B4254C"/>
    <w:pPr>
      <w:tabs>
        <w:tab w:val="center" w:pos="4252"/>
        <w:tab w:val="right" w:pos="8504"/>
      </w:tabs>
    </w:pPr>
  </w:style>
  <w:style w:type="character" w:customStyle="1" w:styleId="RodapChar">
    <w:name w:val="Rodapé Char"/>
    <w:link w:val="Rodap"/>
    <w:uiPriority w:val="99"/>
    <w:rsid w:val="00B4254C"/>
    <w:rPr>
      <w:sz w:val="22"/>
      <w:szCs w:val="22"/>
      <w:lang w:eastAsia="en-US"/>
    </w:rPr>
  </w:style>
  <w:style w:type="table" w:styleId="Tabelacomgrade">
    <w:name w:val="Table Grid"/>
    <w:basedOn w:val="Tabelanormal"/>
    <w:uiPriority w:val="39"/>
    <w:rsid w:val="004771F0"/>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FA1FC1"/>
    <w:rPr>
      <w:color w:val="0000FF"/>
      <w:u w:val="single"/>
    </w:rPr>
  </w:style>
  <w:style w:type="paragraph" w:customStyle="1" w:styleId="bibliografia">
    <w:name w:val="bibliografia"/>
    <w:basedOn w:val="Normal"/>
    <w:link w:val="bibliografiaChar"/>
    <w:rsid w:val="00725CE6"/>
    <w:pPr>
      <w:spacing w:before="240" w:after="120" w:line="360" w:lineRule="auto"/>
      <w:jc w:val="both"/>
    </w:pPr>
    <w:rPr>
      <w:rFonts w:ascii="Times New Roman" w:eastAsia="Times New Roman" w:hAnsi="Times New Roman"/>
      <w:sz w:val="24"/>
      <w:szCs w:val="24"/>
    </w:rPr>
  </w:style>
  <w:style w:type="character" w:customStyle="1" w:styleId="bibliografiaChar">
    <w:name w:val="bibliografia Char"/>
    <w:link w:val="bibliografia"/>
    <w:rsid w:val="00725CE6"/>
    <w:rPr>
      <w:rFonts w:ascii="Times New Roman" w:eastAsia="Times New Roman" w:hAnsi="Times New Roman"/>
      <w:sz w:val="24"/>
      <w:szCs w:val="24"/>
    </w:rPr>
  </w:style>
  <w:style w:type="character" w:styleId="TextodoEspaoReservado">
    <w:name w:val="Placeholder Text"/>
    <w:uiPriority w:val="99"/>
    <w:semiHidden/>
    <w:rsid w:val="00914904"/>
    <w:rPr>
      <w:color w:val="808080"/>
    </w:rPr>
  </w:style>
  <w:style w:type="paragraph" w:styleId="Textodebalo">
    <w:name w:val="Balloon Text"/>
    <w:basedOn w:val="Normal"/>
    <w:link w:val="TextodebaloChar"/>
    <w:uiPriority w:val="99"/>
    <w:semiHidden/>
    <w:unhideWhenUsed/>
    <w:rsid w:val="00914904"/>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914904"/>
    <w:rPr>
      <w:rFonts w:ascii="Tahoma" w:hAnsi="Tahoma" w:cs="Tahoma"/>
      <w:sz w:val="16"/>
      <w:szCs w:val="16"/>
      <w:lang w:eastAsia="en-US"/>
    </w:rPr>
  </w:style>
  <w:style w:type="character" w:customStyle="1" w:styleId="Ttulo1Char">
    <w:name w:val="Título 1 Char"/>
    <w:link w:val="Ttulo1"/>
    <w:uiPriority w:val="9"/>
    <w:rsid w:val="0006451F"/>
    <w:rPr>
      <w:rFonts w:ascii="Arial" w:eastAsia="Calibri" w:hAnsi="Arial" w:cs="Arial"/>
      <w:b/>
      <w:sz w:val="28"/>
      <w:szCs w:val="22"/>
      <w:lang w:eastAsia="en-US"/>
    </w:rPr>
  </w:style>
  <w:style w:type="character" w:customStyle="1" w:styleId="Ttulo2Char">
    <w:name w:val="Título 2 Char"/>
    <w:link w:val="Ttulo2"/>
    <w:uiPriority w:val="9"/>
    <w:rsid w:val="0006451F"/>
    <w:rPr>
      <w:rFonts w:ascii="Arial" w:eastAsia="Calibri" w:hAnsi="Arial" w:cs="Arial"/>
      <w:b/>
      <w:sz w:val="24"/>
      <w:szCs w:val="22"/>
      <w:lang w:eastAsia="en-US"/>
    </w:rPr>
  </w:style>
  <w:style w:type="character" w:styleId="Refdecomentrio">
    <w:name w:val="annotation reference"/>
    <w:uiPriority w:val="99"/>
    <w:semiHidden/>
    <w:unhideWhenUsed/>
    <w:rsid w:val="006D12EC"/>
    <w:rPr>
      <w:sz w:val="16"/>
      <w:szCs w:val="16"/>
    </w:rPr>
  </w:style>
  <w:style w:type="paragraph" w:styleId="Textodecomentrio">
    <w:name w:val="annotation text"/>
    <w:basedOn w:val="Normal"/>
    <w:link w:val="TextodecomentrioChar"/>
    <w:uiPriority w:val="99"/>
    <w:unhideWhenUsed/>
    <w:rsid w:val="006D12EC"/>
    <w:pPr>
      <w:spacing w:line="240" w:lineRule="auto"/>
    </w:pPr>
    <w:rPr>
      <w:sz w:val="20"/>
      <w:szCs w:val="20"/>
    </w:rPr>
  </w:style>
  <w:style w:type="character" w:customStyle="1" w:styleId="TextodecomentrioChar">
    <w:name w:val="Texto de comentário Char"/>
    <w:link w:val="Textodecomentrio"/>
    <w:uiPriority w:val="99"/>
    <w:rsid w:val="006D12EC"/>
    <w:rPr>
      <w:lang w:eastAsia="en-US"/>
    </w:rPr>
  </w:style>
  <w:style w:type="paragraph" w:styleId="Assuntodocomentrio">
    <w:name w:val="annotation subject"/>
    <w:basedOn w:val="Textodecomentrio"/>
    <w:next w:val="Textodecomentrio"/>
    <w:link w:val="AssuntodocomentrioChar"/>
    <w:uiPriority w:val="99"/>
    <w:semiHidden/>
    <w:unhideWhenUsed/>
    <w:rsid w:val="006D12EC"/>
    <w:rPr>
      <w:b/>
      <w:bCs/>
    </w:rPr>
  </w:style>
  <w:style w:type="character" w:customStyle="1" w:styleId="AssuntodocomentrioChar">
    <w:name w:val="Assunto do comentário Char"/>
    <w:link w:val="Assuntodocomentrio"/>
    <w:uiPriority w:val="99"/>
    <w:semiHidden/>
    <w:rsid w:val="006D12EC"/>
    <w:rPr>
      <w:b/>
      <w:bCs/>
      <w:lang w:eastAsia="en-US"/>
    </w:rPr>
  </w:style>
  <w:style w:type="character" w:styleId="nfase">
    <w:name w:val="Emphasis"/>
    <w:qFormat/>
    <w:rsid w:val="00E9595E"/>
    <w:rPr>
      <w:i/>
      <w:iCs/>
    </w:rPr>
  </w:style>
  <w:style w:type="paragraph" w:styleId="Textodenotaderodap">
    <w:name w:val="footnote text"/>
    <w:basedOn w:val="Normal"/>
    <w:link w:val="TextodenotaderodapChar"/>
    <w:unhideWhenUsed/>
    <w:rsid w:val="006F5EA3"/>
    <w:pPr>
      <w:spacing w:after="0" w:line="240" w:lineRule="auto"/>
    </w:pPr>
    <w:rPr>
      <w:sz w:val="20"/>
      <w:szCs w:val="20"/>
    </w:rPr>
  </w:style>
  <w:style w:type="character" w:customStyle="1" w:styleId="TextodenotaderodapChar">
    <w:name w:val="Texto de nota de rodapé Char"/>
    <w:link w:val="Textodenotaderodap"/>
    <w:rsid w:val="006F5EA3"/>
    <w:rPr>
      <w:lang w:eastAsia="en-US"/>
    </w:rPr>
  </w:style>
  <w:style w:type="character" w:styleId="Refdenotaderodap">
    <w:name w:val="footnote reference"/>
    <w:unhideWhenUsed/>
    <w:rsid w:val="006F5EA3"/>
    <w:rPr>
      <w:vertAlign w:val="superscript"/>
    </w:rPr>
  </w:style>
  <w:style w:type="paragraph" w:customStyle="1" w:styleId="Normal1">
    <w:name w:val="Normal1"/>
    <w:rsid w:val="00214FDF"/>
    <w:pPr>
      <w:spacing w:after="200" w:line="360" w:lineRule="auto"/>
      <w:jc w:val="both"/>
    </w:pPr>
    <w:rPr>
      <w:rFonts w:ascii="Arial" w:eastAsia="Arial" w:hAnsi="Arial" w:cs="Arial"/>
      <w:color w:val="000000"/>
      <w:sz w:val="22"/>
      <w:szCs w:val="22"/>
      <w:lang w:val="en-US" w:eastAsia="en-US"/>
    </w:rPr>
  </w:style>
  <w:style w:type="paragraph" w:styleId="NormalWeb">
    <w:name w:val="Normal (Web)"/>
    <w:basedOn w:val="Normal"/>
    <w:uiPriority w:val="99"/>
    <w:unhideWhenUsed/>
    <w:rsid w:val="001139C4"/>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highlighting">
    <w:name w:val="highlighting"/>
    <w:basedOn w:val="Fontepargpadro"/>
    <w:rsid w:val="001C1160"/>
  </w:style>
  <w:style w:type="character" w:customStyle="1" w:styleId="apple-converted-space">
    <w:name w:val="apple-converted-space"/>
    <w:basedOn w:val="Fontepargpadro"/>
    <w:rsid w:val="001C1160"/>
  </w:style>
  <w:style w:type="character" w:customStyle="1" w:styleId="Ttulo3Char">
    <w:name w:val="Título 3 Char"/>
    <w:link w:val="Ttulo3"/>
    <w:uiPriority w:val="9"/>
    <w:rsid w:val="00104BC5"/>
    <w:rPr>
      <w:rFonts w:ascii="Arial" w:hAnsi="Arial" w:cs="Arial"/>
      <w:b/>
      <w:sz w:val="24"/>
      <w:szCs w:val="24"/>
      <w:lang w:eastAsia="en-US"/>
    </w:rPr>
  </w:style>
  <w:style w:type="character" w:styleId="HiperlinkVisitado">
    <w:name w:val="FollowedHyperlink"/>
    <w:uiPriority w:val="99"/>
    <w:semiHidden/>
    <w:unhideWhenUsed/>
    <w:rsid w:val="00E930A6"/>
    <w:rPr>
      <w:color w:val="800080"/>
      <w:u w:val="single"/>
    </w:rPr>
  </w:style>
  <w:style w:type="paragraph" w:styleId="CabealhodoSumrio">
    <w:name w:val="TOC Heading"/>
    <w:basedOn w:val="Ttulo1"/>
    <w:next w:val="Normal"/>
    <w:uiPriority w:val="39"/>
    <w:unhideWhenUsed/>
    <w:qFormat/>
    <w:rsid w:val="00F943E2"/>
    <w:pPr>
      <w:keepNext/>
      <w:keepLines/>
      <w:spacing w:before="480" w:after="0" w:line="276" w:lineRule="auto"/>
      <w:jc w:val="left"/>
      <w:outlineLvl w:val="9"/>
    </w:pPr>
    <w:rPr>
      <w:rFonts w:ascii="Cambria" w:eastAsia="Times New Roman" w:hAnsi="Cambria" w:cs="Times New Roman"/>
      <w:bCs/>
      <w:color w:val="365F91"/>
      <w:szCs w:val="28"/>
      <w:lang w:val="en-US"/>
    </w:rPr>
  </w:style>
  <w:style w:type="paragraph" w:styleId="Sumrio1">
    <w:name w:val="toc 1"/>
    <w:basedOn w:val="Normal"/>
    <w:next w:val="Normal"/>
    <w:autoRedefine/>
    <w:uiPriority w:val="39"/>
    <w:unhideWhenUsed/>
    <w:rsid w:val="00F943E2"/>
    <w:pPr>
      <w:spacing w:before="120" w:after="0"/>
    </w:pPr>
    <w:rPr>
      <w:b/>
    </w:rPr>
  </w:style>
  <w:style w:type="paragraph" w:styleId="Sumrio2">
    <w:name w:val="toc 2"/>
    <w:basedOn w:val="Normal"/>
    <w:next w:val="Normal"/>
    <w:autoRedefine/>
    <w:uiPriority w:val="39"/>
    <w:unhideWhenUsed/>
    <w:rsid w:val="00F943E2"/>
    <w:pPr>
      <w:tabs>
        <w:tab w:val="right" w:pos="9059"/>
      </w:tabs>
      <w:spacing w:after="0"/>
      <w:ind w:left="220"/>
    </w:pPr>
    <w:rPr>
      <w:noProof/>
    </w:rPr>
  </w:style>
  <w:style w:type="paragraph" w:styleId="Sumrio3">
    <w:name w:val="toc 3"/>
    <w:basedOn w:val="Normal"/>
    <w:next w:val="Normal"/>
    <w:autoRedefine/>
    <w:uiPriority w:val="39"/>
    <w:unhideWhenUsed/>
    <w:rsid w:val="00F943E2"/>
    <w:pPr>
      <w:spacing w:after="0"/>
      <w:ind w:left="440"/>
    </w:pPr>
  </w:style>
  <w:style w:type="paragraph" w:styleId="Sumrio4">
    <w:name w:val="toc 4"/>
    <w:basedOn w:val="Normal"/>
    <w:next w:val="Normal"/>
    <w:autoRedefine/>
    <w:uiPriority w:val="39"/>
    <w:unhideWhenUsed/>
    <w:rsid w:val="00F943E2"/>
    <w:pPr>
      <w:spacing w:after="0"/>
      <w:ind w:left="660"/>
    </w:pPr>
    <w:rPr>
      <w:sz w:val="20"/>
      <w:szCs w:val="20"/>
    </w:rPr>
  </w:style>
  <w:style w:type="paragraph" w:styleId="Sumrio5">
    <w:name w:val="toc 5"/>
    <w:basedOn w:val="Normal"/>
    <w:next w:val="Normal"/>
    <w:autoRedefine/>
    <w:uiPriority w:val="39"/>
    <w:unhideWhenUsed/>
    <w:rsid w:val="00F943E2"/>
    <w:pPr>
      <w:spacing w:after="0"/>
      <w:ind w:left="880"/>
    </w:pPr>
    <w:rPr>
      <w:sz w:val="20"/>
      <w:szCs w:val="20"/>
    </w:rPr>
  </w:style>
  <w:style w:type="paragraph" w:styleId="Sumrio6">
    <w:name w:val="toc 6"/>
    <w:basedOn w:val="Normal"/>
    <w:next w:val="Normal"/>
    <w:autoRedefine/>
    <w:uiPriority w:val="39"/>
    <w:unhideWhenUsed/>
    <w:rsid w:val="00F943E2"/>
    <w:pPr>
      <w:spacing w:after="0"/>
      <w:ind w:left="1100"/>
    </w:pPr>
    <w:rPr>
      <w:sz w:val="20"/>
      <w:szCs w:val="20"/>
    </w:rPr>
  </w:style>
  <w:style w:type="paragraph" w:styleId="Sumrio7">
    <w:name w:val="toc 7"/>
    <w:basedOn w:val="Normal"/>
    <w:next w:val="Normal"/>
    <w:autoRedefine/>
    <w:uiPriority w:val="39"/>
    <w:unhideWhenUsed/>
    <w:rsid w:val="00F943E2"/>
    <w:pPr>
      <w:spacing w:after="0"/>
      <w:ind w:left="1320"/>
    </w:pPr>
    <w:rPr>
      <w:sz w:val="20"/>
      <w:szCs w:val="20"/>
    </w:rPr>
  </w:style>
  <w:style w:type="paragraph" w:styleId="Sumrio8">
    <w:name w:val="toc 8"/>
    <w:basedOn w:val="Normal"/>
    <w:next w:val="Normal"/>
    <w:autoRedefine/>
    <w:uiPriority w:val="39"/>
    <w:unhideWhenUsed/>
    <w:rsid w:val="00F943E2"/>
    <w:pPr>
      <w:spacing w:after="0"/>
      <w:ind w:left="1540"/>
    </w:pPr>
    <w:rPr>
      <w:sz w:val="20"/>
      <w:szCs w:val="20"/>
    </w:rPr>
  </w:style>
  <w:style w:type="paragraph" w:styleId="Sumrio9">
    <w:name w:val="toc 9"/>
    <w:basedOn w:val="Normal"/>
    <w:next w:val="Normal"/>
    <w:autoRedefine/>
    <w:uiPriority w:val="39"/>
    <w:unhideWhenUsed/>
    <w:rsid w:val="00F943E2"/>
    <w:pPr>
      <w:spacing w:after="0"/>
      <w:ind w:left="1760"/>
    </w:pPr>
    <w:rPr>
      <w:sz w:val="20"/>
      <w:szCs w:val="20"/>
    </w:rPr>
  </w:style>
  <w:style w:type="paragraph" w:customStyle="1" w:styleId="v12j">
    <w:name w:val="v12j"/>
    <w:basedOn w:val="Normal"/>
    <w:rsid w:val="00CA3347"/>
    <w:pPr>
      <w:spacing w:before="100" w:beforeAutospacing="1" w:after="100" w:afterAutospacing="1" w:line="240" w:lineRule="auto"/>
      <w:jc w:val="both"/>
    </w:pPr>
    <w:rPr>
      <w:rFonts w:ascii="Times New Roman" w:eastAsia="Times New Roman" w:hAnsi="Times New Roman"/>
      <w:sz w:val="24"/>
      <w:szCs w:val="24"/>
      <w:lang w:eastAsia="pt-BR"/>
    </w:rPr>
  </w:style>
  <w:style w:type="table" w:customStyle="1" w:styleId="Tabelacomgrade1">
    <w:name w:val="Tabela com grade1"/>
    <w:basedOn w:val="Tabelanormal"/>
    <w:next w:val="Tabelacomgrade"/>
    <w:uiPriority w:val="39"/>
    <w:rsid w:val="000D729B"/>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aColorida-nfase11">
    <w:name w:val="Lista Colorida - Ênfase 11"/>
    <w:basedOn w:val="Normal"/>
    <w:qFormat/>
    <w:rsid w:val="00985359"/>
    <w:pPr>
      <w:suppressAutoHyphens/>
      <w:autoSpaceDN w:val="0"/>
      <w:ind w:left="720"/>
      <w:textAlignment w:val="baseline"/>
    </w:pPr>
  </w:style>
  <w:style w:type="paragraph" w:styleId="Reviso">
    <w:name w:val="Revision"/>
    <w:hidden/>
    <w:uiPriority w:val="99"/>
    <w:semiHidden/>
    <w:rsid w:val="009B4ED3"/>
    <w:pPr>
      <w:spacing w:after="200" w:line="276" w:lineRule="auto"/>
    </w:pPr>
    <w:rPr>
      <w:sz w:val="22"/>
      <w:szCs w:val="22"/>
      <w:lang w:eastAsia="en-US"/>
    </w:rPr>
  </w:style>
  <w:style w:type="character" w:customStyle="1" w:styleId="MenoPendente1">
    <w:name w:val="Menção Pendente1"/>
    <w:uiPriority w:val="99"/>
    <w:semiHidden/>
    <w:unhideWhenUsed/>
    <w:rsid w:val="005159D2"/>
    <w:rPr>
      <w:color w:val="605E5C"/>
      <w:shd w:val="clear" w:color="auto" w:fill="E1DFDD"/>
    </w:rPr>
  </w:style>
  <w:style w:type="character" w:customStyle="1" w:styleId="normaltextrun">
    <w:name w:val="normaltextrun"/>
    <w:basedOn w:val="Fontepargpadro"/>
    <w:rsid w:val="00EA6EEF"/>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96">
    <w:name w:val="96"/>
    <w:basedOn w:val="TableNormal1"/>
    <w:tblPr>
      <w:tblStyleRowBandSize w:val="1"/>
      <w:tblStyleColBandSize w:val="1"/>
      <w:tblCellMar>
        <w:top w:w="0" w:type="dxa"/>
        <w:left w:w="115" w:type="dxa"/>
        <w:bottom w:w="0" w:type="dxa"/>
        <w:right w:w="115" w:type="dxa"/>
      </w:tblCellMar>
    </w:tblPr>
  </w:style>
  <w:style w:type="table" w:customStyle="1" w:styleId="95">
    <w:name w:val="95"/>
    <w:basedOn w:val="TableNormal1"/>
    <w:tblPr>
      <w:tblStyleRowBandSize w:val="1"/>
      <w:tblStyleColBandSize w:val="1"/>
      <w:tblCellMar>
        <w:top w:w="0" w:type="dxa"/>
        <w:left w:w="108" w:type="dxa"/>
        <w:bottom w:w="0" w:type="dxa"/>
        <w:right w:w="108" w:type="dxa"/>
      </w:tblCellMar>
    </w:tblPr>
  </w:style>
  <w:style w:type="table" w:customStyle="1" w:styleId="94">
    <w:name w:val="94"/>
    <w:basedOn w:val="TableNormal1"/>
    <w:tblPr>
      <w:tblStyleRowBandSize w:val="1"/>
      <w:tblStyleColBandSize w:val="1"/>
      <w:tblCellMar>
        <w:top w:w="0" w:type="dxa"/>
        <w:left w:w="108" w:type="dxa"/>
        <w:bottom w:w="0" w:type="dxa"/>
        <w:right w:w="108" w:type="dxa"/>
      </w:tblCellMar>
    </w:tblPr>
  </w:style>
  <w:style w:type="table" w:customStyle="1" w:styleId="93">
    <w:name w:val="93"/>
    <w:basedOn w:val="TableNormal1"/>
    <w:tblPr>
      <w:tblStyleRowBandSize w:val="1"/>
      <w:tblStyleColBandSize w:val="1"/>
      <w:tblCellMar>
        <w:top w:w="0" w:type="dxa"/>
        <w:left w:w="108" w:type="dxa"/>
        <w:bottom w:w="0" w:type="dxa"/>
        <w:right w:w="108" w:type="dxa"/>
      </w:tblCellMar>
    </w:tblPr>
  </w:style>
  <w:style w:type="table" w:customStyle="1" w:styleId="92">
    <w:name w:val="92"/>
    <w:basedOn w:val="TableNormal1"/>
    <w:tblPr>
      <w:tblStyleRowBandSize w:val="1"/>
      <w:tblStyleColBandSize w:val="1"/>
      <w:tblCellMar>
        <w:top w:w="0" w:type="dxa"/>
        <w:left w:w="108" w:type="dxa"/>
        <w:bottom w:w="0" w:type="dxa"/>
        <w:right w:w="108" w:type="dxa"/>
      </w:tblCellMar>
    </w:tblPr>
  </w:style>
  <w:style w:type="table" w:customStyle="1" w:styleId="91">
    <w:name w:val="91"/>
    <w:basedOn w:val="TableNormal1"/>
    <w:tblPr>
      <w:tblStyleRowBandSize w:val="1"/>
      <w:tblStyleColBandSize w:val="1"/>
      <w:tblCellMar>
        <w:top w:w="0" w:type="dxa"/>
        <w:left w:w="108" w:type="dxa"/>
        <w:bottom w:w="0" w:type="dxa"/>
        <w:right w:w="108" w:type="dxa"/>
      </w:tblCellMar>
    </w:tblPr>
  </w:style>
  <w:style w:type="table" w:customStyle="1" w:styleId="90">
    <w:name w:val="90"/>
    <w:basedOn w:val="TableNormal1"/>
    <w:tblPr>
      <w:tblStyleRowBandSize w:val="1"/>
      <w:tblStyleColBandSize w:val="1"/>
      <w:tblCellMar>
        <w:top w:w="0" w:type="dxa"/>
        <w:left w:w="108" w:type="dxa"/>
        <w:bottom w:w="0" w:type="dxa"/>
        <w:right w:w="108" w:type="dxa"/>
      </w:tblCellMar>
    </w:tblPr>
  </w:style>
  <w:style w:type="table" w:customStyle="1" w:styleId="89">
    <w:name w:val="89"/>
    <w:basedOn w:val="TableNormal1"/>
    <w:tblPr>
      <w:tblStyleRowBandSize w:val="1"/>
      <w:tblStyleColBandSize w:val="1"/>
      <w:tblCellMar>
        <w:top w:w="0" w:type="dxa"/>
        <w:left w:w="108" w:type="dxa"/>
        <w:bottom w:w="0" w:type="dxa"/>
        <w:right w:w="108" w:type="dxa"/>
      </w:tblCellMar>
    </w:tblPr>
  </w:style>
  <w:style w:type="table" w:customStyle="1" w:styleId="88">
    <w:name w:val="88"/>
    <w:basedOn w:val="TableNormal1"/>
    <w:tblPr>
      <w:tblStyleRowBandSize w:val="1"/>
      <w:tblStyleColBandSize w:val="1"/>
      <w:tblCellMar>
        <w:top w:w="0" w:type="dxa"/>
        <w:left w:w="108" w:type="dxa"/>
        <w:bottom w:w="0" w:type="dxa"/>
        <w:right w:w="108" w:type="dxa"/>
      </w:tblCellMar>
    </w:tblPr>
  </w:style>
  <w:style w:type="table" w:customStyle="1" w:styleId="87">
    <w:name w:val="87"/>
    <w:basedOn w:val="TableNormal1"/>
    <w:tblPr>
      <w:tblStyleRowBandSize w:val="1"/>
      <w:tblStyleColBandSize w:val="1"/>
      <w:tblCellMar>
        <w:top w:w="0" w:type="dxa"/>
        <w:left w:w="108" w:type="dxa"/>
        <w:bottom w:w="0" w:type="dxa"/>
        <w:right w:w="108" w:type="dxa"/>
      </w:tblCellMar>
    </w:tblPr>
  </w:style>
  <w:style w:type="table" w:customStyle="1" w:styleId="86">
    <w:name w:val="86"/>
    <w:basedOn w:val="TableNormal1"/>
    <w:tblPr>
      <w:tblStyleRowBandSize w:val="1"/>
      <w:tblStyleColBandSize w:val="1"/>
      <w:tblCellMar>
        <w:top w:w="0" w:type="dxa"/>
        <w:left w:w="108" w:type="dxa"/>
        <w:bottom w:w="0" w:type="dxa"/>
        <w:right w:w="108" w:type="dxa"/>
      </w:tblCellMar>
    </w:tblPr>
  </w:style>
  <w:style w:type="table" w:customStyle="1" w:styleId="85">
    <w:name w:val="85"/>
    <w:basedOn w:val="TableNormal1"/>
    <w:tblPr>
      <w:tblStyleRowBandSize w:val="1"/>
      <w:tblStyleColBandSize w:val="1"/>
      <w:tblCellMar>
        <w:top w:w="0" w:type="dxa"/>
        <w:left w:w="108" w:type="dxa"/>
        <w:bottom w:w="0" w:type="dxa"/>
        <w:right w:w="108" w:type="dxa"/>
      </w:tblCellMar>
    </w:tblPr>
  </w:style>
  <w:style w:type="table" w:customStyle="1" w:styleId="84">
    <w:name w:val="84"/>
    <w:basedOn w:val="TableNormal1"/>
    <w:tblPr>
      <w:tblStyleRowBandSize w:val="1"/>
      <w:tblStyleColBandSize w:val="1"/>
      <w:tblCellMar>
        <w:top w:w="0" w:type="dxa"/>
        <w:left w:w="108" w:type="dxa"/>
        <w:bottom w:w="0" w:type="dxa"/>
        <w:right w:w="108" w:type="dxa"/>
      </w:tblCellMar>
    </w:tblPr>
  </w:style>
  <w:style w:type="table" w:customStyle="1" w:styleId="83">
    <w:name w:val="83"/>
    <w:basedOn w:val="TableNormal1"/>
    <w:tblPr>
      <w:tblStyleRowBandSize w:val="1"/>
      <w:tblStyleColBandSize w:val="1"/>
      <w:tblCellMar>
        <w:top w:w="0" w:type="dxa"/>
        <w:left w:w="108" w:type="dxa"/>
        <w:bottom w:w="0" w:type="dxa"/>
        <w:right w:w="108" w:type="dxa"/>
      </w:tblCellMar>
    </w:tblPr>
  </w:style>
  <w:style w:type="table" w:customStyle="1" w:styleId="82">
    <w:name w:val="82"/>
    <w:basedOn w:val="TableNormal1"/>
    <w:tblPr>
      <w:tblStyleRowBandSize w:val="1"/>
      <w:tblStyleColBandSize w:val="1"/>
      <w:tblCellMar>
        <w:top w:w="0" w:type="dxa"/>
        <w:left w:w="108" w:type="dxa"/>
        <w:bottom w:w="0" w:type="dxa"/>
        <w:right w:w="108" w:type="dxa"/>
      </w:tblCellMar>
    </w:tblPr>
  </w:style>
  <w:style w:type="table" w:customStyle="1" w:styleId="81">
    <w:name w:val="81"/>
    <w:basedOn w:val="TableNormal1"/>
    <w:tblPr>
      <w:tblStyleRowBandSize w:val="1"/>
      <w:tblStyleColBandSize w:val="1"/>
      <w:tblCellMar>
        <w:top w:w="0" w:type="dxa"/>
        <w:left w:w="108" w:type="dxa"/>
        <w:bottom w:w="0" w:type="dxa"/>
        <w:right w:w="108" w:type="dxa"/>
      </w:tblCellMar>
    </w:tblPr>
  </w:style>
  <w:style w:type="table" w:customStyle="1" w:styleId="80">
    <w:name w:val="80"/>
    <w:basedOn w:val="TableNormal1"/>
    <w:tblPr>
      <w:tblStyleRowBandSize w:val="1"/>
      <w:tblStyleColBandSize w:val="1"/>
      <w:tblCellMar>
        <w:top w:w="0" w:type="dxa"/>
        <w:left w:w="108" w:type="dxa"/>
        <w:bottom w:w="0" w:type="dxa"/>
        <w:right w:w="108" w:type="dxa"/>
      </w:tblCellMar>
    </w:tblPr>
  </w:style>
  <w:style w:type="table" w:customStyle="1" w:styleId="79">
    <w:name w:val="79"/>
    <w:basedOn w:val="TableNormal1"/>
    <w:tblPr>
      <w:tblStyleRowBandSize w:val="1"/>
      <w:tblStyleColBandSize w:val="1"/>
      <w:tblCellMar>
        <w:top w:w="0" w:type="dxa"/>
        <w:left w:w="108" w:type="dxa"/>
        <w:bottom w:w="0" w:type="dxa"/>
        <w:right w:w="108" w:type="dxa"/>
      </w:tblCellMar>
    </w:tblPr>
  </w:style>
  <w:style w:type="table" w:customStyle="1" w:styleId="78">
    <w:name w:val="78"/>
    <w:basedOn w:val="TableNormal1"/>
    <w:tblPr>
      <w:tblStyleRowBandSize w:val="1"/>
      <w:tblStyleColBandSize w:val="1"/>
      <w:tblCellMar>
        <w:top w:w="0" w:type="dxa"/>
        <w:left w:w="108" w:type="dxa"/>
        <w:bottom w:w="0" w:type="dxa"/>
        <w:right w:w="108" w:type="dxa"/>
      </w:tblCellMar>
    </w:tblPr>
  </w:style>
  <w:style w:type="table" w:customStyle="1" w:styleId="77">
    <w:name w:val="77"/>
    <w:basedOn w:val="TableNormal1"/>
    <w:tblPr>
      <w:tblStyleRowBandSize w:val="1"/>
      <w:tblStyleColBandSize w:val="1"/>
      <w:tblCellMar>
        <w:top w:w="0" w:type="dxa"/>
        <w:left w:w="108" w:type="dxa"/>
        <w:bottom w:w="0" w:type="dxa"/>
        <w:right w:w="108" w:type="dxa"/>
      </w:tblCellMar>
    </w:tblPr>
  </w:style>
  <w:style w:type="table" w:customStyle="1" w:styleId="76">
    <w:name w:val="76"/>
    <w:basedOn w:val="TableNormal1"/>
    <w:tblPr>
      <w:tblStyleRowBandSize w:val="1"/>
      <w:tblStyleColBandSize w:val="1"/>
      <w:tblCellMar>
        <w:top w:w="0" w:type="dxa"/>
        <w:left w:w="108" w:type="dxa"/>
        <w:bottom w:w="0" w:type="dxa"/>
        <w:right w:w="108" w:type="dxa"/>
      </w:tblCellMar>
    </w:tblPr>
  </w:style>
  <w:style w:type="table" w:customStyle="1" w:styleId="75">
    <w:name w:val="75"/>
    <w:basedOn w:val="TableNormal1"/>
    <w:tblPr>
      <w:tblStyleRowBandSize w:val="1"/>
      <w:tblStyleColBandSize w:val="1"/>
      <w:tblCellMar>
        <w:top w:w="0" w:type="dxa"/>
        <w:left w:w="108" w:type="dxa"/>
        <w:bottom w:w="0" w:type="dxa"/>
        <w:right w:w="108" w:type="dxa"/>
      </w:tblCellMar>
    </w:tblPr>
  </w:style>
  <w:style w:type="table" w:customStyle="1" w:styleId="74">
    <w:name w:val="74"/>
    <w:basedOn w:val="TableNormal1"/>
    <w:tblPr>
      <w:tblStyleRowBandSize w:val="1"/>
      <w:tblStyleColBandSize w:val="1"/>
      <w:tblCellMar>
        <w:top w:w="0" w:type="dxa"/>
        <w:left w:w="108" w:type="dxa"/>
        <w:bottom w:w="0" w:type="dxa"/>
        <w:right w:w="108" w:type="dxa"/>
      </w:tblCellMar>
    </w:tblPr>
  </w:style>
  <w:style w:type="table" w:customStyle="1" w:styleId="73">
    <w:name w:val="73"/>
    <w:basedOn w:val="TableNormal1"/>
    <w:tblPr>
      <w:tblStyleRowBandSize w:val="1"/>
      <w:tblStyleColBandSize w:val="1"/>
      <w:tblCellMar>
        <w:top w:w="0" w:type="dxa"/>
        <w:left w:w="108" w:type="dxa"/>
        <w:bottom w:w="0" w:type="dxa"/>
        <w:right w:w="108" w:type="dxa"/>
      </w:tblCellMar>
    </w:tblPr>
  </w:style>
  <w:style w:type="table" w:customStyle="1" w:styleId="72">
    <w:name w:val="72"/>
    <w:basedOn w:val="TableNormal1"/>
    <w:tblPr>
      <w:tblStyleRowBandSize w:val="1"/>
      <w:tblStyleColBandSize w:val="1"/>
      <w:tblCellMar>
        <w:top w:w="0" w:type="dxa"/>
        <w:left w:w="108" w:type="dxa"/>
        <w:bottom w:w="0" w:type="dxa"/>
        <w:right w:w="108" w:type="dxa"/>
      </w:tblCellMar>
    </w:tblPr>
  </w:style>
  <w:style w:type="table" w:customStyle="1" w:styleId="71">
    <w:name w:val="71"/>
    <w:basedOn w:val="TableNormal1"/>
    <w:tblPr>
      <w:tblStyleRowBandSize w:val="1"/>
      <w:tblStyleColBandSize w:val="1"/>
      <w:tblCellMar>
        <w:top w:w="0" w:type="dxa"/>
        <w:left w:w="108" w:type="dxa"/>
        <w:bottom w:w="0" w:type="dxa"/>
        <w:right w:w="108" w:type="dxa"/>
      </w:tblCellMar>
    </w:tblPr>
  </w:style>
  <w:style w:type="table" w:customStyle="1" w:styleId="70">
    <w:name w:val="70"/>
    <w:basedOn w:val="TableNormal1"/>
    <w:tblPr>
      <w:tblStyleRowBandSize w:val="1"/>
      <w:tblStyleColBandSize w:val="1"/>
      <w:tblCellMar>
        <w:top w:w="0" w:type="dxa"/>
        <w:left w:w="108" w:type="dxa"/>
        <w:bottom w:w="0" w:type="dxa"/>
        <w:right w:w="108" w:type="dxa"/>
      </w:tblCellMar>
    </w:tblPr>
  </w:style>
  <w:style w:type="table" w:customStyle="1" w:styleId="69">
    <w:name w:val="69"/>
    <w:basedOn w:val="TableNormal1"/>
    <w:tblPr>
      <w:tblStyleRowBandSize w:val="1"/>
      <w:tblStyleColBandSize w:val="1"/>
      <w:tblCellMar>
        <w:top w:w="0" w:type="dxa"/>
        <w:left w:w="108" w:type="dxa"/>
        <w:bottom w:w="0" w:type="dxa"/>
        <w:right w:w="108" w:type="dxa"/>
      </w:tblCellMar>
    </w:tblPr>
  </w:style>
  <w:style w:type="table" w:customStyle="1" w:styleId="68">
    <w:name w:val="68"/>
    <w:basedOn w:val="TableNormal1"/>
    <w:tblPr>
      <w:tblStyleRowBandSize w:val="1"/>
      <w:tblStyleColBandSize w:val="1"/>
      <w:tblCellMar>
        <w:top w:w="0" w:type="dxa"/>
        <w:left w:w="108" w:type="dxa"/>
        <w:bottom w:w="0" w:type="dxa"/>
        <w:right w:w="108" w:type="dxa"/>
      </w:tblCellMar>
    </w:tblPr>
  </w:style>
  <w:style w:type="table" w:customStyle="1" w:styleId="67">
    <w:name w:val="67"/>
    <w:basedOn w:val="TableNormal1"/>
    <w:tblPr>
      <w:tblStyleRowBandSize w:val="1"/>
      <w:tblStyleColBandSize w:val="1"/>
      <w:tblCellMar>
        <w:top w:w="0" w:type="dxa"/>
        <w:left w:w="108" w:type="dxa"/>
        <w:bottom w:w="0" w:type="dxa"/>
        <w:right w:w="108" w:type="dxa"/>
      </w:tblCellMar>
    </w:tblPr>
  </w:style>
  <w:style w:type="table" w:customStyle="1" w:styleId="66">
    <w:name w:val="66"/>
    <w:basedOn w:val="TableNormal1"/>
    <w:tblPr>
      <w:tblStyleRowBandSize w:val="1"/>
      <w:tblStyleColBandSize w:val="1"/>
      <w:tblCellMar>
        <w:top w:w="0" w:type="dxa"/>
        <w:left w:w="108" w:type="dxa"/>
        <w:bottom w:w="0" w:type="dxa"/>
        <w:right w:w="108" w:type="dxa"/>
      </w:tblCellMar>
    </w:tblPr>
  </w:style>
  <w:style w:type="table" w:customStyle="1" w:styleId="65">
    <w:name w:val="65"/>
    <w:basedOn w:val="TableNormal1"/>
    <w:tblPr>
      <w:tblStyleRowBandSize w:val="1"/>
      <w:tblStyleColBandSize w:val="1"/>
      <w:tblCellMar>
        <w:top w:w="0" w:type="dxa"/>
        <w:left w:w="108" w:type="dxa"/>
        <w:bottom w:w="0" w:type="dxa"/>
        <w:right w:w="108" w:type="dxa"/>
      </w:tblCellMar>
    </w:tblPr>
  </w:style>
  <w:style w:type="table" w:customStyle="1" w:styleId="64">
    <w:name w:val="64"/>
    <w:basedOn w:val="TableNormal1"/>
    <w:tblPr>
      <w:tblStyleRowBandSize w:val="1"/>
      <w:tblStyleColBandSize w:val="1"/>
      <w:tblCellMar>
        <w:top w:w="0" w:type="dxa"/>
        <w:left w:w="108" w:type="dxa"/>
        <w:bottom w:w="0" w:type="dxa"/>
        <w:right w:w="108" w:type="dxa"/>
      </w:tblCellMar>
    </w:tblPr>
  </w:style>
  <w:style w:type="table" w:customStyle="1" w:styleId="63">
    <w:name w:val="63"/>
    <w:basedOn w:val="TableNormal1"/>
    <w:tblPr>
      <w:tblStyleRowBandSize w:val="1"/>
      <w:tblStyleColBandSize w:val="1"/>
      <w:tblCellMar>
        <w:top w:w="0" w:type="dxa"/>
        <w:left w:w="108" w:type="dxa"/>
        <w:bottom w:w="0" w:type="dxa"/>
        <w:right w:w="108" w:type="dxa"/>
      </w:tblCellMar>
    </w:tblPr>
  </w:style>
  <w:style w:type="table" w:customStyle="1" w:styleId="62">
    <w:name w:val="62"/>
    <w:basedOn w:val="TableNormal1"/>
    <w:tblPr>
      <w:tblStyleRowBandSize w:val="1"/>
      <w:tblStyleColBandSize w:val="1"/>
      <w:tblCellMar>
        <w:top w:w="0" w:type="dxa"/>
        <w:left w:w="108" w:type="dxa"/>
        <w:bottom w:w="0" w:type="dxa"/>
        <w:right w:w="108" w:type="dxa"/>
      </w:tblCellMar>
    </w:tblPr>
  </w:style>
  <w:style w:type="table" w:customStyle="1" w:styleId="61">
    <w:name w:val="61"/>
    <w:basedOn w:val="TableNormal1"/>
    <w:tblPr>
      <w:tblStyleRowBandSize w:val="1"/>
      <w:tblStyleColBandSize w:val="1"/>
      <w:tblCellMar>
        <w:top w:w="0" w:type="dxa"/>
        <w:left w:w="108" w:type="dxa"/>
        <w:bottom w:w="0" w:type="dxa"/>
        <w:right w:w="108" w:type="dxa"/>
      </w:tblCellMar>
    </w:tblPr>
  </w:style>
  <w:style w:type="table" w:customStyle="1" w:styleId="60">
    <w:name w:val="60"/>
    <w:basedOn w:val="TableNormal1"/>
    <w:tblPr>
      <w:tblStyleRowBandSize w:val="1"/>
      <w:tblStyleColBandSize w:val="1"/>
      <w:tblCellMar>
        <w:top w:w="0" w:type="dxa"/>
        <w:left w:w="108" w:type="dxa"/>
        <w:bottom w:w="0" w:type="dxa"/>
        <w:right w:w="108" w:type="dxa"/>
      </w:tblCellMar>
    </w:tblPr>
  </w:style>
  <w:style w:type="table" w:customStyle="1" w:styleId="59">
    <w:name w:val="59"/>
    <w:basedOn w:val="TableNormal1"/>
    <w:tblPr>
      <w:tblStyleRowBandSize w:val="1"/>
      <w:tblStyleColBandSize w:val="1"/>
      <w:tblCellMar>
        <w:top w:w="100" w:type="dxa"/>
        <w:left w:w="100" w:type="dxa"/>
        <w:bottom w:w="100" w:type="dxa"/>
        <w:right w:w="100" w:type="dxa"/>
      </w:tblCellMar>
    </w:tblPr>
  </w:style>
  <w:style w:type="table" w:customStyle="1" w:styleId="58">
    <w:name w:val="58"/>
    <w:basedOn w:val="TableNormal1"/>
    <w:tblPr>
      <w:tblStyleRowBandSize w:val="1"/>
      <w:tblStyleColBandSize w:val="1"/>
      <w:tblCellMar>
        <w:top w:w="100" w:type="dxa"/>
        <w:left w:w="100" w:type="dxa"/>
        <w:bottom w:w="100" w:type="dxa"/>
        <w:right w:w="100" w:type="dxa"/>
      </w:tblCellMar>
    </w:tblPr>
  </w:style>
  <w:style w:type="table" w:customStyle="1" w:styleId="57">
    <w:name w:val="57"/>
    <w:basedOn w:val="TableNormal1"/>
    <w:tblPr>
      <w:tblStyleRowBandSize w:val="1"/>
      <w:tblStyleColBandSize w:val="1"/>
      <w:tblCellMar>
        <w:top w:w="100" w:type="dxa"/>
        <w:left w:w="100" w:type="dxa"/>
        <w:bottom w:w="100" w:type="dxa"/>
        <w:right w:w="100" w:type="dxa"/>
      </w:tblCellMar>
    </w:tblPr>
  </w:style>
  <w:style w:type="table" w:customStyle="1" w:styleId="56">
    <w:name w:val="56"/>
    <w:basedOn w:val="TableNormal1"/>
    <w:tblPr>
      <w:tblStyleRowBandSize w:val="1"/>
      <w:tblStyleColBandSize w:val="1"/>
      <w:tblCellMar>
        <w:top w:w="100" w:type="dxa"/>
        <w:left w:w="100" w:type="dxa"/>
        <w:bottom w:w="100" w:type="dxa"/>
        <w:right w:w="100" w:type="dxa"/>
      </w:tblCellMar>
    </w:tblPr>
  </w:style>
  <w:style w:type="table" w:customStyle="1" w:styleId="55">
    <w:name w:val="55"/>
    <w:basedOn w:val="TableNormal1"/>
    <w:tblPr>
      <w:tblStyleRowBandSize w:val="1"/>
      <w:tblStyleColBandSize w:val="1"/>
      <w:tblCellMar>
        <w:top w:w="100" w:type="dxa"/>
        <w:left w:w="100" w:type="dxa"/>
        <w:bottom w:w="100" w:type="dxa"/>
        <w:right w:w="100" w:type="dxa"/>
      </w:tblCellMar>
    </w:tblPr>
  </w:style>
  <w:style w:type="table" w:customStyle="1" w:styleId="54">
    <w:name w:val="54"/>
    <w:basedOn w:val="TableNormal1"/>
    <w:tblPr>
      <w:tblStyleRowBandSize w:val="1"/>
      <w:tblStyleColBandSize w:val="1"/>
      <w:tblCellMar>
        <w:top w:w="100" w:type="dxa"/>
        <w:left w:w="100" w:type="dxa"/>
        <w:bottom w:w="100" w:type="dxa"/>
        <w:right w:w="100" w:type="dxa"/>
      </w:tblCellMar>
    </w:tblPr>
  </w:style>
  <w:style w:type="table" w:customStyle="1" w:styleId="53">
    <w:name w:val="53"/>
    <w:basedOn w:val="TableNormal1"/>
    <w:tblPr>
      <w:tblStyleRowBandSize w:val="1"/>
      <w:tblStyleColBandSize w:val="1"/>
      <w:tblCellMar>
        <w:top w:w="100" w:type="dxa"/>
        <w:left w:w="100" w:type="dxa"/>
        <w:bottom w:w="100" w:type="dxa"/>
        <w:right w:w="100" w:type="dxa"/>
      </w:tblCellMar>
    </w:tblPr>
  </w:style>
  <w:style w:type="table" w:customStyle="1" w:styleId="52">
    <w:name w:val="52"/>
    <w:basedOn w:val="TableNormal1"/>
    <w:tblPr>
      <w:tblStyleRowBandSize w:val="1"/>
      <w:tblStyleColBandSize w:val="1"/>
      <w:tblCellMar>
        <w:top w:w="100" w:type="dxa"/>
        <w:left w:w="100" w:type="dxa"/>
        <w:bottom w:w="100" w:type="dxa"/>
        <w:right w:w="100" w:type="dxa"/>
      </w:tblCellMar>
    </w:tblPr>
  </w:style>
  <w:style w:type="table" w:customStyle="1" w:styleId="51">
    <w:name w:val="51"/>
    <w:basedOn w:val="TableNormal1"/>
    <w:tblPr>
      <w:tblStyleRowBandSize w:val="1"/>
      <w:tblStyleColBandSize w:val="1"/>
      <w:tblCellMar>
        <w:top w:w="100" w:type="dxa"/>
        <w:left w:w="100" w:type="dxa"/>
        <w:bottom w:w="100" w:type="dxa"/>
        <w:right w:w="100" w:type="dxa"/>
      </w:tblCellMar>
    </w:tblPr>
  </w:style>
  <w:style w:type="table" w:customStyle="1" w:styleId="50">
    <w:name w:val="50"/>
    <w:basedOn w:val="TableNormal1"/>
    <w:tblPr>
      <w:tblStyleRowBandSize w:val="1"/>
      <w:tblStyleColBandSize w:val="1"/>
      <w:tblCellMar>
        <w:top w:w="100" w:type="dxa"/>
        <w:left w:w="100" w:type="dxa"/>
        <w:bottom w:w="100" w:type="dxa"/>
        <w:right w:w="100" w:type="dxa"/>
      </w:tblCellMar>
    </w:tblPr>
  </w:style>
  <w:style w:type="table" w:customStyle="1" w:styleId="49">
    <w:name w:val="49"/>
    <w:basedOn w:val="TableNormal1"/>
    <w:tblPr>
      <w:tblStyleRowBandSize w:val="1"/>
      <w:tblStyleColBandSize w:val="1"/>
      <w:tblCellMar>
        <w:top w:w="100" w:type="dxa"/>
        <w:left w:w="100" w:type="dxa"/>
        <w:bottom w:w="100" w:type="dxa"/>
        <w:right w:w="100" w:type="dxa"/>
      </w:tblCellMar>
    </w:tblPr>
  </w:style>
  <w:style w:type="table" w:customStyle="1" w:styleId="48">
    <w:name w:val="48"/>
    <w:basedOn w:val="TableNormal1"/>
    <w:tblPr>
      <w:tblStyleRowBandSize w:val="1"/>
      <w:tblStyleColBandSize w:val="1"/>
      <w:tblCellMar>
        <w:top w:w="100" w:type="dxa"/>
        <w:left w:w="100" w:type="dxa"/>
        <w:bottom w:w="100" w:type="dxa"/>
        <w:right w:w="100" w:type="dxa"/>
      </w:tblCellMar>
    </w:tblPr>
  </w:style>
  <w:style w:type="table" w:customStyle="1" w:styleId="47">
    <w:name w:val="47"/>
    <w:basedOn w:val="TableNormal1"/>
    <w:tblPr>
      <w:tblStyleRowBandSize w:val="1"/>
      <w:tblStyleColBandSize w:val="1"/>
      <w:tblCellMar>
        <w:top w:w="100" w:type="dxa"/>
        <w:left w:w="100" w:type="dxa"/>
        <w:bottom w:w="100" w:type="dxa"/>
        <w:right w:w="100" w:type="dxa"/>
      </w:tblCellMar>
    </w:tblPr>
  </w:style>
  <w:style w:type="table" w:customStyle="1" w:styleId="46">
    <w:name w:val="46"/>
    <w:basedOn w:val="TableNormal1"/>
    <w:tblPr>
      <w:tblStyleRowBandSize w:val="1"/>
      <w:tblStyleColBandSize w:val="1"/>
      <w:tblCellMar>
        <w:top w:w="100" w:type="dxa"/>
        <w:left w:w="100" w:type="dxa"/>
        <w:bottom w:w="100" w:type="dxa"/>
        <w:right w:w="100" w:type="dxa"/>
      </w:tblCellMar>
    </w:tblPr>
  </w:style>
  <w:style w:type="table" w:customStyle="1" w:styleId="45">
    <w:name w:val="45"/>
    <w:basedOn w:val="TableNormal1"/>
    <w:tblPr>
      <w:tblStyleRowBandSize w:val="1"/>
      <w:tblStyleColBandSize w:val="1"/>
      <w:tblCellMar>
        <w:top w:w="100" w:type="dxa"/>
        <w:left w:w="100" w:type="dxa"/>
        <w:bottom w:w="100" w:type="dxa"/>
        <w:right w:w="100" w:type="dxa"/>
      </w:tblCellMar>
    </w:tblPr>
  </w:style>
  <w:style w:type="table" w:customStyle="1" w:styleId="44">
    <w:name w:val="44"/>
    <w:basedOn w:val="TableNormal1"/>
    <w:tblPr>
      <w:tblStyleRowBandSize w:val="1"/>
      <w:tblStyleColBandSize w:val="1"/>
      <w:tblCellMar>
        <w:top w:w="100" w:type="dxa"/>
        <w:left w:w="100" w:type="dxa"/>
        <w:bottom w:w="100" w:type="dxa"/>
        <w:right w:w="100" w:type="dxa"/>
      </w:tblCellMar>
    </w:tblPr>
  </w:style>
  <w:style w:type="table" w:customStyle="1" w:styleId="43">
    <w:name w:val="43"/>
    <w:basedOn w:val="TableNormal1"/>
    <w:tblPr>
      <w:tblStyleRowBandSize w:val="1"/>
      <w:tblStyleColBandSize w:val="1"/>
      <w:tblCellMar>
        <w:top w:w="100" w:type="dxa"/>
        <w:left w:w="100" w:type="dxa"/>
        <w:bottom w:w="100" w:type="dxa"/>
        <w:right w:w="100" w:type="dxa"/>
      </w:tblCellMar>
    </w:tblPr>
  </w:style>
  <w:style w:type="table" w:customStyle="1" w:styleId="42">
    <w:name w:val="42"/>
    <w:basedOn w:val="TableNormal1"/>
    <w:tblPr>
      <w:tblStyleRowBandSize w:val="1"/>
      <w:tblStyleColBandSize w:val="1"/>
      <w:tblCellMar>
        <w:top w:w="100" w:type="dxa"/>
        <w:left w:w="100" w:type="dxa"/>
        <w:bottom w:w="100" w:type="dxa"/>
        <w:right w:w="100" w:type="dxa"/>
      </w:tblCellMar>
    </w:tblPr>
  </w:style>
  <w:style w:type="table" w:customStyle="1" w:styleId="41">
    <w:name w:val="41"/>
    <w:basedOn w:val="TableNormal1"/>
    <w:tblPr>
      <w:tblStyleRowBandSize w:val="1"/>
      <w:tblStyleColBandSize w:val="1"/>
      <w:tblCellMar>
        <w:top w:w="100" w:type="dxa"/>
        <w:left w:w="100" w:type="dxa"/>
        <w:bottom w:w="100" w:type="dxa"/>
        <w:right w:w="100" w:type="dxa"/>
      </w:tblCellMar>
    </w:tblPr>
  </w:style>
  <w:style w:type="table" w:customStyle="1" w:styleId="40">
    <w:name w:val="40"/>
    <w:basedOn w:val="TableNormal1"/>
    <w:tblPr>
      <w:tblStyleRowBandSize w:val="1"/>
      <w:tblStyleColBandSize w:val="1"/>
      <w:tblCellMar>
        <w:top w:w="100" w:type="dxa"/>
        <w:left w:w="100" w:type="dxa"/>
        <w:bottom w:w="100" w:type="dxa"/>
        <w:right w:w="100" w:type="dxa"/>
      </w:tblCellMar>
    </w:tblPr>
  </w:style>
  <w:style w:type="table" w:customStyle="1" w:styleId="39">
    <w:name w:val="39"/>
    <w:basedOn w:val="TableNormal1"/>
    <w:tblPr>
      <w:tblStyleRowBandSize w:val="1"/>
      <w:tblStyleColBandSize w:val="1"/>
      <w:tblCellMar>
        <w:top w:w="100" w:type="dxa"/>
        <w:left w:w="100" w:type="dxa"/>
        <w:bottom w:w="100" w:type="dxa"/>
        <w:right w:w="100" w:type="dxa"/>
      </w:tblCellMar>
    </w:tblPr>
  </w:style>
  <w:style w:type="table" w:customStyle="1" w:styleId="38">
    <w:name w:val="38"/>
    <w:basedOn w:val="TableNormal1"/>
    <w:tblPr>
      <w:tblStyleRowBandSize w:val="1"/>
      <w:tblStyleColBandSize w:val="1"/>
      <w:tblCellMar>
        <w:top w:w="100" w:type="dxa"/>
        <w:left w:w="100" w:type="dxa"/>
        <w:bottom w:w="100" w:type="dxa"/>
        <w:right w:w="100" w:type="dxa"/>
      </w:tblCellMar>
    </w:tblPr>
  </w:style>
  <w:style w:type="table" w:customStyle="1" w:styleId="37">
    <w:name w:val="37"/>
    <w:basedOn w:val="TableNormal1"/>
    <w:tblPr>
      <w:tblStyleRowBandSize w:val="1"/>
      <w:tblStyleColBandSize w:val="1"/>
      <w:tblCellMar>
        <w:top w:w="100" w:type="dxa"/>
        <w:left w:w="100" w:type="dxa"/>
        <w:bottom w:w="100" w:type="dxa"/>
        <w:right w:w="100" w:type="dxa"/>
      </w:tblCellMar>
    </w:tblPr>
  </w:style>
  <w:style w:type="table" w:customStyle="1" w:styleId="36">
    <w:name w:val="36"/>
    <w:basedOn w:val="TableNormal1"/>
    <w:tblPr>
      <w:tblStyleRowBandSize w:val="1"/>
      <w:tblStyleColBandSize w:val="1"/>
      <w:tblCellMar>
        <w:top w:w="100" w:type="dxa"/>
        <w:left w:w="100" w:type="dxa"/>
        <w:bottom w:w="100" w:type="dxa"/>
        <w:right w:w="100" w:type="dxa"/>
      </w:tblCellMar>
    </w:tblPr>
  </w:style>
  <w:style w:type="table" w:customStyle="1" w:styleId="35">
    <w:name w:val="35"/>
    <w:basedOn w:val="TableNormal1"/>
    <w:tblPr>
      <w:tblStyleRowBandSize w:val="1"/>
      <w:tblStyleColBandSize w:val="1"/>
      <w:tblCellMar>
        <w:top w:w="100" w:type="dxa"/>
        <w:left w:w="100" w:type="dxa"/>
        <w:bottom w:w="100" w:type="dxa"/>
        <w:right w:w="100" w:type="dxa"/>
      </w:tblCellMar>
    </w:tblPr>
  </w:style>
  <w:style w:type="table" w:customStyle="1" w:styleId="34">
    <w:name w:val="34"/>
    <w:basedOn w:val="TableNormal1"/>
    <w:tblPr>
      <w:tblStyleRowBandSize w:val="1"/>
      <w:tblStyleColBandSize w:val="1"/>
      <w:tblCellMar>
        <w:top w:w="100" w:type="dxa"/>
        <w:left w:w="100" w:type="dxa"/>
        <w:bottom w:w="100" w:type="dxa"/>
        <w:right w:w="100" w:type="dxa"/>
      </w:tblCellMar>
    </w:tblPr>
  </w:style>
  <w:style w:type="table" w:customStyle="1" w:styleId="33">
    <w:name w:val="33"/>
    <w:basedOn w:val="TableNormal1"/>
    <w:tblPr>
      <w:tblStyleRowBandSize w:val="1"/>
      <w:tblStyleColBandSize w:val="1"/>
      <w:tblCellMar>
        <w:top w:w="100" w:type="dxa"/>
        <w:left w:w="100" w:type="dxa"/>
        <w:bottom w:w="100" w:type="dxa"/>
        <w:right w:w="100" w:type="dxa"/>
      </w:tblCellMar>
    </w:tblPr>
  </w:style>
  <w:style w:type="table" w:customStyle="1" w:styleId="32">
    <w:name w:val="32"/>
    <w:basedOn w:val="TableNormal1"/>
    <w:tblPr>
      <w:tblStyleRowBandSize w:val="1"/>
      <w:tblStyleColBandSize w:val="1"/>
      <w:tblCellMar>
        <w:top w:w="100" w:type="dxa"/>
        <w:left w:w="100" w:type="dxa"/>
        <w:bottom w:w="100" w:type="dxa"/>
        <w:right w:w="100" w:type="dxa"/>
      </w:tblCellMar>
    </w:tblPr>
  </w:style>
  <w:style w:type="table" w:customStyle="1" w:styleId="31">
    <w:name w:val="31"/>
    <w:basedOn w:val="TableNormal1"/>
    <w:tblPr>
      <w:tblStyleRowBandSize w:val="1"/>
      <w:tblStyleColBandSize w:val="1"/>
      <w:tblCellMar>
        <w:top w:w="0" w:type="dxa"/>
        <w:left w:w="108" w:type="dxa"/>
        <w:bottom w:w="0" w:type="dxa"/>
        <w:right w:w="108" w:type="dxa"/>
      </w:tblCellMar>
    </w:tblPr>
  </w:style>
  <w:style w:type="table" w:customStyle="1" w:styleId="30">
    <w:name w:val="30"/>
    <w:basedOn w:val="TableNormal1"/>
    <w:tblPr>
      <w:tblStyleRowBandSize w:val="1"/>
      <w:tblStyleColBandSize w:val="1"/>
      <w:tblCellMar>
        <w:top w:w="0" w:type="dxa"/>
        <w:left w:w="108" w:type="dxa"/>
        <w:bottom w:w="0" w:type="dxa"/>
        <w:right w:w="108" w:type="dxa"/>
      </w:tblCellMar>
    </w:tblPr>
  </w:style>
  <w:style w:type="table" w:customStyle="1" w:styleId="29">
    <w:name w:val="29"/>
    <w:basedOn w:val="TableNormal1"/>
    <w:tblPr>
      <w:tblStyleRowBandSize w:val="1"/>
      <w:tblStyleColBandSize w:val="1"/>
      <w:tblCellMar>
        <w:top w:w="0" w:type="dxa"/>
        <w:left w:w="108" w:type="dxa"/>
        <w:bottom w:w="0" w:type="dxa"/>
        <w:right w:w="108" w:type="dxa"/>
      </w:tblCellMar>
    </w:tblPr>
  </w:style>
  <w:style w:type="table" w:customStyle="1" w:styleId="28">
    <w:name w:val="28"/>
    <w:basedOn w:val="TableNormal1"/>
    <w:tblPr>
      <w:tblStyleRowBandSize w:val="1"/>
      <w:tblStyleColBandSize w:val="1"/>
      <w:tblCellMar>
        <w:top w:w="0" w:type="dxa"/>
        <w:left w:w="108" w:type="dxa"/>
        <w:bottom w:w="0" w:type="dxa"/>
        <w:right w:w="108" w:type="dxa"/>
      </w:tblCellMar>
    </w:tblPr>
  </w:style>
  <w:style w:type="table" w:customStyle="1" w:styleId="27">
    <w:name w:val="27"/>
    <w:basedOn w:val="TableNormal1"/>
    <w:tblPr>
      <w:tblStyleRowBandSize w:val="1"/>
      <w:tblStyleColBandSize w:val="1"/>
      <w:tblCellMar>
        <w:top w:w="0" w:type="dxa"/>
        <w:left w:w="108" w:type="dxa"/>
        <w:bottom w:w="0" w:type="dxa"/>
        <w:right w:w="108" w:type="dxa"/>
      </w:tblCellMar>
    </w:tblPr>
  </w:style>
  <w:style w:type="table" w:customStyle="1" w:styleId="26">
    <w:name w:val="26"/>
    <w:basedOn w:val="TableNormal1"/>
    <w:tblPr>
      <w:tblStyleRowBandSize w:val="1"/>
      <w:tblStyleColBandSize w:val="1"/>
      <w:tblCellMar>
        <w:top w:w="0" w:type="dxa"/>
        <w:left w:w="108" w:type="dxa"/>
        <w:bottom w:w="0" w:type="dxa"/>
        <w:right w:w="108" w:type="dxa"/>
      </w:tblCellMar>
    </w:tblPr>
  </w:style>
  <w:style w:type="table" w:customStyle="1" w:styleId="25">
    <w:name w:val="25"/>
    <w:basedOn w:val="TableNormal1"/>
    <w:tblPr>
      <w:tblStyleRowBandSize w:val="1"/>
      <w:tblStyleColBandSize w:val="1"/>
      <w:tblCellMar>
        <w:top w:w="0" w:type="dxa"/>
        <w:left w:w="108" w:type="dxa"/>
        <w:bottom w:w="0" w:type="dxa"/>
        <w:right w:w="108" w:type="dxa"/>
      </w:tblCellMar>
    </w:tblPr>
  </w:style>
  <w:style w:type="table" w:customStyle="1" w:styleId="24">
    <w:name w:val="24"/>
    <w:basedOn w:val="TableNormal1"/>
    <w:tblPr>
      <w:tblStyleRowBandSize w:val="1"/>
      <w:tblStyleColBandSize w:val="1"/>
      <w:tblCellMar>
        <w:top w:w="0" w:type="dxa"/>
        <w:left w:w="108" w:type="dxa"/>
        <w:bottom w:w="0" w:type="dxa"/>
        <w:right w:w="108" w:type="dxa"/>
      </w:tblCellMar>
    </w:tblPr>
  </w:style>
  <w:style w:type="table" w:customStyle="1" w:styleId="23">
    <w:name w:val="23"/>
    <w:basedOn w:val="TableNormal1"/>
    <w:tblPr>
      <w:tblStyleRowBandSize w:val="1"/>
      <w:tblStyleColBandSize w:val="1"/>
      <w:tblCellMar>
        <w:top w:w="0" w:type="dxa"/>
        <w:left w:w="108" w:type="dxa"/>
        <w:bottom w:w="0" w:type="dxa"/>
        <w:right w:w="108" w:type="dxa"/>
      </w:tblCellMar>
    </w:tblPr>
  </w:style>
  <w:style w:type="table" w:customStyle="1" w:styleId="22">
    <w:name w:val="22"/>
    <w:basedOn w:val="TableNormal1"/>
    <w:tblPr>
      <w:tblStyleRowBandSize w:val="1"/>
      <w:tblStyleColBandSize w:val="1"/>
      <w:tblCellMar>
        <w:top w:w="0" w:type="dxa"/>
        <w:left w:w="108" w:type="dxa"/>
        <w:bottom w:w="0" w:type="dxa"/>
        <w:right w:w="108" w:type="dxa"/>
      </w:tblCellMar>
    </w:tblPr>
  </w:style>
  <w:style w:type="table" w:customStyle="1" w:styleId="21">
    <w:name w:val="21"/>
    <w:basedOn w:val="TableNormal1"/>
    <w:tblPr>
      <w:tblStyleRowBandSize w:val="1"/>
      <w:tblStyleColBandSize w:val="1"/>
      <w:tblCellMar>
        <w:top w:w="0" w:type="dxa"/>
        <w:left w:w="108" w:type="dxa"/>
        <w:bottom w:w="0" w:type="dxa"/>
        <w:right w:w="108" w:type="dxa"/>
      </w:tblCellMar>
    </w:tblPr>
  </w:style>
  <w:style w:type="table" w:customStyle="1" w:styleId="20">
    <w:name w:val="20"/>
    <w:basedOn w:val="TableNormal1"/>
    <w:tblPr>
      <w:tblStyleRowBandSize w:val="1"/>
      <w:tblStyleColBandSize w:val="1"/>
      <w:tblCellMar>
        <w:top w:w="100" w:type="dxa"/>
        <w:left w:w="100" w:type="dxa"/>
        <w:bottom w:w="100" w:type="dxa"/>
        <w:right w:w="100" w:type="dxa"/>
      </w:tblCellMar>
    </w:tblPr>
  </w:style>
  <w:style w:type="table" w:customStyle="1" w:styleId="19">
    <w:name w:val="19"/>
    <w:basedOn w:val="TableNormal1"/>
    <w:tblPr>
      <w:tblStyleRowBandSize w:val="1"/>
      <w:tblStyleColBandSize w:val="1"/>
      <w:tblCellMar>
        <w:top w:w="0" w:type="dxa"/>
        <w:left w:w="108" w:type="dxa"/>
        <w:bottom w:w="0" w:type="dxa"/>
        <w:right w:w="108" w:type="dxa"/>
      </w:tblCellMar>
    </w:tblPr>
  </w:style>
  <w:style w:type="table" w:customStyle="1" w:styleId="18">
    <w:name w:val="18"/>
    <w:basedOn w:val="TableNormal1"/>
    <w:tblPr>
      <w:tblStyleRowBandSize w:val="1"/>
      <w:tblStyleColBandSize w:val="1"/>
      <w:tblCellMar>
        <w:top w:w="0" w:type="dxa"/>
        <w:left w:w="108" w:type="dxa"/>
        <w:bottom w:w="0" w:type="dxa"/>
        <w:right w:w="108" w:type="dxa"/>
      </w:tblCellMar>
    </w:tblPr>
  </w:style>
  <w:style w:type="table" w:customStyle="1" w:styleId="17">
    <w:name w:val="17"/>
    <w:basedOn w:val="TableNormal1"/>
    <w:tblPr>
      <w:tblStyleRowBandSize w:val="1"/>
      <w:tblStyleColBandSize w:val="1"/>
      <w:tblCellMar>
        <w:top w:w="0" w:type="dxa"/>
        <w:left w:w="108" w:type="dxa"/>
        <w:bottom w:w="0" w:type="dxa"/>
        <w:right w:w="108" w:type="dxa"/>
      </w:tblCellMar>
    </w:tblPr>
  </w:style>
  <w:style w:type="table" w:customStyle="1" w:styleId="16">
    <w:name w:val="16"/>
    <w:basedOn w:val="TableNormal1"/>
    <w:tblPr>
      <w:tblStyleRowBandSize w:val="1"/>
      <w:tblStyleColBandSize w:val="1"/>
      <w:tblCellMar>
        <w:top w:w="0" w:type="dxa"/>
        <w:left w:w="108" w:type="dxa"/>
        <w:bottom w:w="0" w:type="dxa"/>
        <w:right w:w="108" w:type="dxa"/>
      </w:tblCellMar>
    </w:tblPr>
  </w:style>
  <w:style w:type="table" w:customStyle="1" w:styleId="15">
    <w:name w:val="15"/>
    <w:basedOn w:val="TableNormal1"/>
    <w:tblPr>
      <w:tblStyleRowBandSize w:val="1"/>
      <w:tblStyleColBandSize w:val="1"/>
      <w:tblCellMar>
        <w:top w:w="0" w:type="dxa"/>
        <w:left w:w="108" w:type="dxa"/>
        <w:bottom w:w="0" w:type="dxa"/>
        <w:right w:w="108" w:type="dxa"/>
      </w:tblCellMar>
    </w:tblPr>
  </w:style>
  <w:style w:type="table" w:customStyle="1" w:styleId="14">
    <w:name w:val="14"/>
    <w:basedOn w:val="TableNormal1"/>
    <w:tblPr>
      <w:tblStyleRowBandSize w:val="1"/>
      <w:tblStyleColBandSize w:val="1"/>
      <w:tblCellMar>
        <w:top w:w="0" w:type="dxa"/>
        <w:left w:w="108" w:type="dxa"/>
        <w:bottom w:w="0" w:type="dxa"/>
        <w:right w:w="108" w:type="dxa"/>
      </w:tblCellMar>
    </w:tblPr>
  </w:style>
  <w:style w:type="table" w:customStyle="1" w:styleId="13">
    <w:name w:val="13"/>
    <w:basedOn w:val="TableNormal1"/>
    <w:tblPr>
      <w:tblStyleRowBandSize w:val="1"/>
      <w:tblStyleColBandSize w:val="1"/>
      <w:tblCellMar>
        <w:top w:w="0" w:type="dxa"/>
        <w:left w:w="108" w:type="dxa"/>
        <w:bottom w:w="0" w:type="dxa"/>
        <w:right w:w="108" w:type="dxa"/>
      </w:tblCellMar>
    </w:tblPr>
  </w:style>
  <w:style w:type="table" w:customStyle="1" w:styleId="12">
    <w:name w:val="12"/>
    <w:basedOn w:val="TableNormal1"/>
    <w:tblPr>
      <w:tblStyleRowBandSize w:val="1"/>
      <w:tblStyleColBandSize w:val="1"/>
      <w:tblCellMar>
        <w:top w:w="0" w:type="dxa"/>
        <w:left w:w="108" w:type="dxa"/>
        <w:bottom w:w="0" w:type="dxa"/>
        <w:right w:w="108" w:type="dxa"/>
      </w:tblCellMar>
    </w:tblPr>
  </w:style>
  <w:style w:type="table" w:customStyle="1" w:styleId="11">
    <w:name w:val="11"/>
    <w:basedOn w:val="TableNormal1"/>
    <w:tblPr>
      <w:tblStyleRowBandSize w:val="1"/>
      <w:tblStyleColBandSize w:val="1"/>
      <w:tblCellMar>
        <w:top w:w="0" w:type="dxa"/>
        <w:left w:w="108" w:type="dxa"/>
        <w:bottom w:w="0" w:type="dxa"/>
        <w:right w:w="108" w:type="dxa"/>
      </w:tblCellMar>
    </w:tblPr>
  </w:style>
  <w:style w:type="table" w:customStyle="1" w:styleId="10">
    <w:name w:val="10"/>
    <w:basedOn w:val="TableNormal1"/>
    <w:tblPr>
      <w:tblStyleRowBandSize w:val="1"/>
      <w:tblStyleColBandSize w:val="1"/>
      <w:tblCellMar>
        <w:top w:w="0" w:type="dxa"/>
        <w:left w:w="108" w:type="dxa"/>
        <w:bottom w:w="0" w:type="dxa"/>
        <w:right w:w="108" w:type="dxa"/>
      </w:tblCellMar>
    </w:tblPr>
  </w:style>
  <w:style w:type="table" w:customStyle="1" w:styleId="9">
    <w:name w:val="9"/>
    <w:basedOn w:val="TableNormal1"/>
    <w:tblPr>
      <w:tblStyleRowBandSize w:val="1"/>
      <w:tblStyleColBandSize w:val="1"/>
      <w:tblCellMar>
        <w:top w:w="0" w:type="dxa"/>
        <w:left w:w="108" w:type="dxa"/>
        <w:bottom w:w="0" w:type="dxa"/>
        <w:right w:w="108" w:type="dxa"/>
      </w:tblCellMar>
    </w:tblPr>
  </w:style>
  <w:style w:type="table" w:customStyle="1" w:styleId="8">
    <w:name w:val="8"/>
    <w:basedOn w:val="TableNormal1"/>
    <w:tblPr>
      <w:tblStyleRowBandSize w:val="1"/>
      <w:tblStyleColBandSize w:val="1"/>
      <w:tblCellMar>
        <w:top w:w="0" w:type="dxa"/>
        <w:left w:w="108" w:type="dxa"/>
        <w:bottom w:w="0" w:type="dxa"/>
        <w:right w:w="108" w:type="dxa"/>
      </w:tblCellMar>
    </w:tblPr>
  </w:style>
  <w:style w:type="table" w:customStyle="1" w:styleId="7">
    <w:name w:val="7"/>
    <w:basedOn w:val="TableNormal1"/>
    <w:tblPr>
      <w:tblStyleRowBandSize w:val="1"/>
      <w:tblStyleColBandSize w:val="1"/>
      <w:tblCellMar>
        <w:top w:w="0" w:type="dxa"/>
        <w:left w:w="108" w:type="dxa"/>
        <w:bottom w:w="0" w:type="dxa"/>
        <w:right w:w="108" w:type="dxa"/>
      </w:tblCellMar>
    </w:tblPr>
  </w:style>
  <w:style w:type="table" w:customStyle="1" w:styleId="6">
    <w:name w:val="6"/>
    <w:basedOn w:val="TableNormal1"/>
    <w:tblPr>
      <w:tblStyleRowBandSize w:val="1"/>
      <w:tblStyleColBandSize w:val="1"/>
      <w:tblCellMar>
        <w:top w:w="0" w:type="dxa"/>
        <w:left w:w="108" w:type="dxa"/>
        <w:bottom w:w="0" w:type="dxa"/>
        <w:right w:w="108" w:type="dxa"/>
      </w:tblCellMar>
    </w:tblPr>
  </w:style>
  <w:style w:type="table" w:customStyle="1" w:styleId="5">
    <w:name w:val="5"/>
    <w:basedOn w:val="TableNormal1"/>
    <w:tblPr>
      <w:tblStyleRowBandSize w:val="1"/>
      <w:tblStyleColBandSize w:val="1"/>
      <w:tblCellMar>
        <w:top w:w="100" w:type="dxa"/>
        <w:left w:w="100" w:type="dxa"/>
        <w:bottom w:w="100" w:type="dxa"/>
        <w:right w:w="100" w:type="dxa"/>
      </w:tblCellMar>
    </w:tblPr>
  </w:style>
  <w:style w:type="table" w:customStyle="1" w:styleId="4">
    <w:name w:val="4"/>
    <w:basedOn w:val="TableNormal1"/>
    <w:tblPr>
      <w:tblStyleRowBandSize w:val="1"/>
      <w:tblStyleColBandSize w:val="1"/>
      <w:tblCellMar>
        <w:top w:w="0" w:type="dxa"/>
        <w:left w:w="108" w:type="dxa"/>
        <w:bottom w:w="0" w:type="dxa"/>
        <w:right w:w="108" w:type="dxa"/>
      </w:tblCellMar>
    </w:tblPr>
  </w:style>
  <w:style w:type="table" w:customStyle="1" w:styleId="3">
    <w:name w:val="3"/>
    <w:basedOn w:val="TableNormal1"/>
    <w:tblPr>
      <w:tblStyleRowBandSize w:val="1"/>
      <w:tblStyleColBandSize w:val="1"/>
      <w:tblCellMar>
        <w:top w:w="0" w:type="dxa"/>
        <w:left w:w="108" w:type="dxa"/>
        <w:bottom w:w="0" w:type="dxa"/>
        <w:right w:w="108" w:type="dxa"/>
      </w:tblCellMar>
    </w:tblPr>
  </w:style>
  <w:style w:type="table" w:customStyle="1" w:styleId="2">
    <w:name w:val="2"/>
    <w:basedOn w:val="TableNormal1"/>
    <w:tblPr>
      <w:tblStyleRowBandSize w:val="1"/>
      <w:tblStyleColBandSize w:val="1"/>
      <w:tblCellMar>
        <w:top w:w="0" w:type="dxa"/>
        <w:left w:w="108" w:type="dxa"/>
        <w:bottom w:w="0" w:type="dxa"/>
        <w:right w:w="108" w:type="dxa"/>
      </w:tblCellMar>
    </w:tblPr>
  </w:style>
  <w:style w:type="table" w:customStyle="1" w:styleId="1">
    <w:name w:val="1"/>
    <w:basedOn w:val="TableNormal1"/>
    <w:tblPr>
      <w:tblStyleRowBandSize w:val="1"/>
      <w:tblStyleColBandSize w:val="1"/>
      <w:tblCellMar>
        <w:top w:w="0" w:type="dxa"/>
        <w:left w:w="108" w:type="dxa"/>
        <w:bottom w:w="0" w:type="dxa"/>
        <w:right w:w="108" w:type="dxa"/>
      </w:tblCellMar>
    </w:tblPr>
  </w:style>
  <w:style w:type="paragraph" w:styleId="Corpodetexto">
    <w:name w:val="Body Text"/>
    <w:basedOn w:val="Normal"/>
    <w:link w:val="CorpodetextoChar"/>
    <w:uiPriority w:val="1"/>
    <w:qFormat/>
    <w:rsid w:val="00902805"/>
    <w:pPr>
      <w:widowControl w:val="0"/>
      <w:autoSpaceDE w:val="0"/>
      <w:autoSpaceDN w:val="0"/>
      <w:spacing w:after="0" w:line="360" w:lineRule="auto"/>
    </w:pPr>
    <w:rPr>
      <w:rFonts w:ascii="Arial" w:eastAsia="Rubik" w:hAnsi="Arial" w:cs="Arial"/>
      <w:sz w:val="24"/>
      <w:szCs w:val="24"/>
      <w:lang w:eastAsia="pt-BR" w:bidi="pt-BR"/>
    </w:rPr>
  </w:style>
  <w:style w:type="character" w:customStyle="1" w:styleId="CorpodetextoChar">
    <w:name w:val="Corpo de texto Char"/>
    <w:link w:val="Corpodetexto"/>
    <w:uiPriority w:val="1"/>
    <w:rsid w:val="00902805"/>
    <w:rPr>
      <w:rFonts w:ascii="Arial" w:eastAsia="Rubik" w:hAnsi="Arial" w:cs="Arial"/>
      <w:sz w:val="24"/>
      <w:szCs w:val="24"/>
      <w:lang w:bidi="pt-BR"/>
    </w:rPr>
  </w:style>
  <w:style w:type="paragraph" w:styleId="SemEspaamento">
    <w:name w:val="No Spacing"/>
    <w:basedOn w:val="Normal"/>
    <w:uiPriority w:val="1"/>
    <w:qFormat/>
    <w:rsid w:val="00783CC3"/>
    <w:pPr>
      <w:spacing w:after="120" w:line="360" w:lineRule="auto"/>
    </w:pPr>
    <w:rPr>
      <w:rFonts w:ascii="Arial" w:eastAsia="Arial" w:hAnsi="Arial" w:cs="Arial"/>
      <w:color w:val="000000"/>
      <w:sz w:val="24"/>
      <w:szCs w:val="20"/>
      <w:lang w:eastAsia="pt-BR"/>
    </w:rPr>
  </w:style>
  <w:style w:type="character" w:customStyle="1" w:styleId="a-size-extra-large">
    <w:name w:val="a-size-extra-large"/>
    <w:rsid w:val="003D6D7A"/>
  </w:style>
  <w:style w:type="character" w:customStyle="1" w:styleId="author">
    <w:name w:val="author"/>
    <w:rsid w:val="003D6D7A"/>
  </w:style>
  <w:style w:type="character" w:customStyle="1" w:styleId="a-color-secondary">
    <w:name w:val="a-color-secondary"/>
    <w:rsid w:val="003D6D7A"/>
  </w:style>
  <w:style w:type="character" w:customStyle="1" w:styleId="a-size-medium">
    <w:name w:val="a-size-medium"/>
    <w:rsid w:val="003D6D7A"/>
  </w:style>
  <w:style w:type="character" w:customStyle="1" w:styleId="a-size-base">
    <w:name w:val="a-size-base"/>
    <w:rsid w:val="003D6D7A"/>
  </w:style>
  <w:style w:type="character" w:customStyle="1" w:styleId="PargrafodaListaChar">
    <w:name w:val="Parágrafo da Lista Char"/>
    <w:basedOn w:val="Fontepargpadro"/>
    <w:link w:val="PargrafodaLista"/>
    <w:uiPriority w:val="1"/>
    <w:rsid w:val="001848A2"/>
    <w:rPr>
      <w:rFonts w:ascii="Times New Roman" w:eastAsia="Times New Roman" w:hAnsi="Times New Roman"/>
      <w:sz w:val="24"/>
      <w:szCs w:val="24"/>
    </w:rPr>
  </w:style>
  <w:style w:type="paragraph" w:customStyle="1" w:styleId="NormalED">
    <w:name w:val="Normal_ED"/>
    <w:basedOn w:val="Normal"/>
    <w:qFormat/>
    <w:rsid w:val="0091701C"/>
    <w:pPr>
      <w:spacing w:after="160" w:line="360" w:lineRule="auto"/>
      <w:jc w:val="both"/>
    </w:pPr>
    <w:rPr>
      <w:rFonts w:ascii="Arial" w:eastAsiaTheme="minorHAnsi" w:hAnsi="Arial" w:cstheme="minorBidi"/>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480352">
      <w:bodyDiv w:val="1"/>
      <w:marLeft w:val="0"/>
      <w:marRight w:val="0"/>
      <w:marTop w:val="0"/>
      <w:marBottom w:val="0"/>
      <w:divBdr>
        <w:top w:val="none" w:sz="0" w:space="0" w:color="auto"/>
        <w:left w:val="none" w:sz="0" w:space="0" w:color="auto"/>
        <w:bottom w:val="none" w:sz="0" w:space="0" w:color="auto"/>
        <w:right w:val="none" w:sz="0" w:space="0" w:color="auto"/>
      </w:divBdr>
    </w:div>
    <w:div w:id="318267935">
      <w:bodyDiv w:val="1"/>
      <w:marLeft w:val="0"/>
      <w:marRight w:val="0"/>
      <w:marTop w:val="0"/>
      <w:marBottom w:val="0"/>
      <w:divBdr>
        <w:top w:val="none" w:sz="0" w:space="0" w:color="auto"/>
        <w:left w:val="none" w:sz="0" w:space="0" w:color="auto"/>
        <w:bottom w:val="none" w:sz="0" w:space="0" w:color="auto"/>
        <w:right w:val="none" w:sz="0" w:space="0" w:color="auto"/>
      </w:divBdr>
    </w:div>
    <w:div w:id="623077951">
      <w:bodyDiv w:val="1"/>
      <w:marLeft w:val="0"/>
      <w:marRight w:val="0"/>
      <w:marTop w:val="0"/>
      <w:marBottom w:val="0"/>
      <w:divBdr>
        <w:top w:val="none" w:sz="0" w:space="0" w:color="auto"/>
        <w:left w:val="none" w:sz="0" w:space="0" w:color="auto"/>
        <w:bottom w:val="none" w:sz="0" w:space="0" w:color="auto"/>
        <w:right w:val="none" w:sz="0" w:space="0" w:color="auto"/>
      </w:divBdr>
    </w:div>
    <w:div w:id="749814190">
      <w:bodyDiv w:val="1"/>
      <w:marLeft w:val="0"/>
      <w:marRight w:val="0"/>
      <w:marTop w:val="0"/>
      <w:marBottom w:val="0"/>
      <w:divBdr>
        <w:top w:val="none" w:sz="0" w:space="0" w:color="auto"/>
        <w:left w:val="none" w:sz="0" w:space="0" w:color="auto"/>
        <w:bottom w:val="none" w:sz="0" w:space="0" w:color="auto"/>
        <w:right w:val="none" w:sz="0" w:space="0" w:color="auto"/>
      </w:divBdr>
    </w:div>
    <w:div w:id="1209298718">
      <w:bodyDiv w:val="1"/>
      <w:marLeft w:val="0"/>
      <w:marRight w:val="0"/>
      <w:marTop w:val="0"/>
      <w:marBottom w:val="0"/>
      <w:divBdr>
        <w:top w:val="none" w:sz="0" w:space="0" w:color="auto"/>
        <w:left w:val="none" w:sz="0" w:space="0" w:color="auto"/>
        <w:bottom w:val="none" w:sz="0" w:space="0" w:color="auto"/>
        <w:right w:val="none" w:sz="0" w:space="0" w:color="auto"/>
      </w:divBdr>
    </w:div>
    <w:div w:id="1505241926">
      <w:bodyDiv w:val="1"/>
      <w:marLeft w:val="0"/>
      <w:marRight w:val="0"/>
      <w:marTop w:val="0"/>
      <w:marBottom w:val="0"/>
      <w:divBdr>
        <w:top w:val="none" w:sz="0" w:space="0" w:color="auto"/>
        <w:left w:val="none" w:sz="0" w:space="0" w:color="auto"/>
        <w:bottom w:val="none" w:sz="0" w:space="0" w:color="auto"/>
        <w:right w:val="none" w:sz="0" w:space="0" w:color="auto"/>
      </w:divBdr>
    </w:div>
    <w:div w:id="1809930523">
      <w:bodyDiv w:val="1"/>
      <w:marLeft w:val="0"/>
      <w:marRight w:val="0"/>
      <w:marTop w:val="0"/>
      <w:marBottom w:val="0"/>
      <w:divBdr>
        <w:top w:val="none" w:sz="0" w:space="0" w:color="auto"/>
        <w:left w:val="none" w:sz="0" w:space="0" w:color="auto"/>
        <w:bottom w:val="none" w:sz="0" w:space="0" w:color="auto"/>
        <w:right w:val="none" w:sz="0" w:space="0" w:color="auto"/>
      </w:divBdr>
    </w:div>
    <w:div w:id="18826641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hutterstock.com/pt/" TargetMode="External"/><Relationship Id="rId18" Type="http://schemas.openxmlformats.org/officeDocument/2006/relationships/image" Target="media/image5.jpeg"/><Relationship Id="rId26" Type="http://schemas.openxmlformats.org/officeDocument/2006/relationships/oleObject" Target="embeddings/oleObject4.bin"/><Relationship Id="rId39" Type="http://schemas.openxmlformats.org/officeDocument/2006/relationships/image" Target="media/image22.png"/><Relationship Id="rId21" Type="http://schemas.openxmlformats.org/officeDocument/2006/relationships/image" Target="media/image7.e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jpeg"/><Relationship Id="rId55" Type="http://schemas.openxmlformats.org/officeDocument/2006/relationships/hyperlink" Target="https://www.youtube.com/watch?v=W_PW3hSnb28&amp;list=PLdP-PjIBedXmmRo_MFoHJ5TUuRSmq13cb&amp;index=122&amp;t=0s" TargetMode="External"/><Relationship Id="rId63" Type="http://schemas.openxmlformats.org/officeDocument/2006/relationships/hyperlink" Target="https://endomarketing.tv/missao-visao-e-valores/" TargetMode="External"/><Relationship Id="rId68" Type="http://schemas.openxmlformats.org/officeDocument/2006/relationships/image" Target="media/image44.jpeg"/><Relationship Id="rId76" Type="http://schemas.openxmlformats.org/officeDocument/2006/relationships/image" Target="media/image49.jpeg"/><Relationship Id="rId84" Type="http://schemas.openxmlformats.org/officeDocument/2006/relationships/hyperlink" Target="https://issuu.com/sebraesp" TargetMode="External"/><Relationship Id="rId7" Type="http://schemas.openxmlformats.org/officeDocument/2006/relationships/webSettings" Target="webSettings.xml"/><Relationship Id="rId71" Type="http://schemas.openxmlformats.org/officeDocument/2006/relationships/image" Target="media/image45.jpeg"/><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2.png"/><Relationship Id="rId11" Type="http://schemas.openxmlformats.org/officeDocument/2006/relationships/hyperlink" Target="https://www.shutterstock.com/g/RaulAlmu?sort=popular" TargetMode="External"/><Relationship Id="rId24" Type="http://schemas.openxmlformats.org/officeDocument/2006/relationships/oleObject" Target="embeddings/oleObject3.bin"/><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0.jpeg"/><Relationship Id="rId66" Type="http://schemas.openxmlformats.org/officeDocument/2006/relationships/hyperlink" Target="https://www.sebrae.com.br/sites/PortalSebrae/canais_adicionais/conheca_estrategia" TargetMode="External"/><Relationship Id="rId74" Type="http://schemas.openxmlformats.org/officeDocument/2006/relationships/image" Target="media/image48.jpeg"/><Relationship Id="rId79" Type="http://schemas.openxmlformats.org/officeDocument/2006/relationships/image" Target="media/image52.png"/><Relationship Id="rId87" Type="http://schemas.microsoft.com/office/2011/relationships/commentsExtended" Target="commentsExtended.xml"/><Relationship Id="rId5" Type="http://schemas.microsoft.com/office/2007/relationships/stylesWithEffects" Target="stylesWithEffects.xml"/><Relationship Id="rId61" Type="http://schemas.openxmlformats.org/officeDocument/2006/relationships/hyperlink" Target="https://endomarketing.tv/missao-visao-e-valores/" TargetMode="External"/><Relationship Id="rId82" Type="http://schemas.openxmlformats.org/officeDocument/2006/relationships/hyperlink" Target="https://www.flickr.com/photos/sebraesp/" TargetMode="External"/><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jpeg"/><Relationship Id="rId22" Type="http://schemas.openxmlformats.org/officeDocument/2006/relationships/oleObject" Target="embeddings/oleObject2.bin"/><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jpeg"/><Relationship Id="rId64" Type="http://schemas.openxmlformats.org/officeDocument/2006/relationships/image" Target="media/image41.png"/><Relationship Id="rId69" Type="http://schemas.openxmlformats.org/officeDocument/2006/relationships/hyperlink" Target="https://news.microsoft.com/pt-pt/missao/" TargetMode="External"/><Relationship Id="rId77" Type="http://schemas.openxmlformats.org/officeDocument/2006/relationships/image" Target="media/image50.png"/><Relationship Id="rId8" Type="http://schemas.openxmlformats.org/officeDocument/2006/relationships/footnotes" Target="footnotes.xml"/><Relationship Id="rId51" Type="http://schemas.openxmlformats.org/officeDocument/2006/relationships/image" Target="media/image34.jpeg"/><Relationship Id="rId72" Type="http://schemas.openxmlformats.org/officeDocument/2006/relationships/image" Target="media/image46.jpeg"/><Relationship Id="rId80" Type="http://schemas.openxmlformats.org/officeDocument/2006/relationships/hyperlink" Target="https://www.instagram.com/sebraesp/"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www.gettyimages.pt/" TargetMode="External"/><Relationship Id="rId17" Type="http://schemas.openxmlformats.org/officeDocument/2006/relationships/image" Target="media/image4.jpeg"/><Relationship Id="rId25" Type="http://schemas.openxmlformats.org/officeDocument/2006/relationships/image" Target="media/image9.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sebrae.com.br/sites/PortalSebrae/canais_adicionais/conheca_estrategia" TargetMode="External"/><Relationship Id="rId67" Type="http://schemas.openxmlformats.org/officeDocument/2006/relationships/image" Target="media/image43.png"/><Relationship Id="rId20" Type="http://schemas.openxmlformats.org/officeDocument/2006/relationships/oleObject" Target="embeddings/oleObject1.bin"/><Relationship Id="rId41" Type="http://schemas.openxmlformats.org/officeDocument/2006/relationships/image" Target="media/image24.png"/><Relationship Id="rId54" Type="http://schemas.openxmlformats.org/officeDocument/2006/relationships/image" Target="media/image37.jpeg"/><Relationship Id="rId62" Type="http://schemas.openxmlformats.org/officeDocument/2006/relationships/hyperlink" Target="https://endomarketing.tv/missao-visao-e-valores/" TargetMode="External"/><Relationship Id="rId70" Type="http://schemas.openxmlformats.org/officeDocument/2006/relationships/hyperlink" Target="https://www.youtube.com/watch?v=C9XKXUyx7vI&amp;list=PLdP-PjIBedXmmRo_MFoHJ5TUuRSmq13cb&amp;index=122&amp;frags=pl%2Cwn" TargetMode="External"/><Relationship Id="rId75" Type="http://schemas.openxmlformats.org/officeDocument/2006/relationships/comments" Target="comments.xml"/><Relationship Id="rId83" Type="http://schemas.openxmlformats.org/officeDocument/2006/relationships/hyperlink" Target="https://soundcloud.com/sebraesp" TargetMode="Externa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image" Target="media/image39.png"/><Relationship Id="rId10" Type="http://schemas.openxmlformats.org/officeDocument/2006/relationships/hyperlink" Target="https://www.shutterstock.com/pt/g/GoodStudio"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jpeg"/><Relationship Id="rId60" Type="http://schemas.openxmlformats.org/officeDocument/2006/relationships/hyperlink" Target="https://endomarketing.tv/missao-visao-e-valores/" TargetMode="External"/><Relationship Id="rId65" Type="http://schemas.openxmlformats.org/officeDocument/2006/relationships/image" Target="media/image42.jpeg"/><Relationship Id="rId73" Type="http://schemas.openxmlformats.org/officeDocument/2006/relationships/image" Target="media/image47.jpeg"/><Relationship Id="rId78" Type="http://schemas.openxmlformats.org/officeDocument/2006/relationships/image" Target="media/image51.jpeg"/><Relationship Id="rId81" Type="http://schemas.openxmlformats.org/officeDocument/2006/relationships/hyperlink" Target="https://www.twitter.com/sebraesp" TargetMode="External"/><Relationship Id="rId86"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bruvca7cs1h1pJC1hlR+QQeL/A==">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</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5C6F3EE-3054-45F0-ADF1-0CBD64AFF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6577</Words>
  <Characters>35518</Characters>
  <Application>Microsoft Office Word</Application>
  <DocSecurity>0</DocSecurity>
  <Lines>295</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42011</CharactersWithSpaces>
  <SharedDoc>false</SharedDoc>
  <HLinks>
    <vt:vector size="114" baseType="variant">
      <vt:variant>
        <vt:i4>8060962</vt:i4>
      </vt:variant>
      <vt:variant>
        <vt:i4>57</vt:i4>
      </vt:variant>
      <vt:variant>
        <vt:i4>0</vt:i4>
      </vt:variant>
      <vt:variant>
        <vt:i4>5</vt:i4>
      </vt:variant>
      <vt:variant>
        <vt:lpwstr>https://issuu.com/sebraesp</vt:lpwstr>
      </vt:variant>
      <vt:variant>
        <vt:lpwstr/>
      </vt:variant>
      <vt:variant>
        <vt:i4>7667751</vt:i4>
      </vt:variant>
      <vt:variant>
        <vt:i4>54</vt:i4>
      </vt:variant>
      <vt:variant>
        <vt:i4>0</vt:i4>
      </vt:variant>
      <vt:variant>
        <vt:i4>5</vt:i4>
      </vt:variant>
      <vt:variant>
        <vt:lpwstr>https://soundcloud.com/sebraesp</vt:lpwstr>
      </vt:variant>
      <vt:variant>
        <vt:lpwstr/>
      </vt:variant>
      <vt:variant>
        <vt:i4>6684710</vt:i4>
      </vt:variant>
      <vt:variant>
        <vt:i4>51</vt:i4>
      </vt:variant>
      <vt:variant>
        <vt:i4>0</vt:i4>
      </vt:variant>
      <vt:variant>
        <vt:i4>5</vt:i4>
      </vt:variant>
      <vt:variant>
        <vt:lpwstr>https://www.flickr.com/photos/sebraesp/</vt:lpwstr>
      </vt:variant>
      <vt:variant>
        <vt:lpwstr/>
      </vt:variant>
      <vt:variant>
        <vt:i4>4325462</vt:i4>
      </vt:variant>
      <vt:variant>
        <vt:i4>48</vt:i4>
      </vt:variant>
      <vt:variant>
        <vt:i4>0</vt:i4>
      </vt:variant>
      <vt:variant>
        <vt:i4>5</vt:i4>
      </vt:variant>
      <vt:variant>
        <vt:lpwstr>https://www.twitter.com/sebraesp</vt:lpwstr>
      </vt:variant>
      <vt:variant>
        <vt:lpwstr/>
      </vt:variant>
      <vt:variant>
        <vt:i4>3670057</vt:i4>
      </vt:variant>
      <vt:variant>
        <vt:i4>45</vt:i4>
      </vt:variant>
      <vt:variant>
        <vt:i4>0</vt:i4>
      </vt:variant>
      <vt:variant>
        <vt:i4>5</vt:i4>
      </vt:variant>
      <vt:variant>
        <vt:lpwstr>https://www.instagram.com/sebraesp/</vt:lpwstr>
      </vt:variant>
      <vt:variant>
        <vt:lpwstr/>
      </vt:variant>
      <vt:variant>
        <vt:i4>4522068</vt:i4>
      </vt:variant>
      <vt:variant>
        <vt:i4>42</vt:i4>
      </vt:variant>
      <vt:variant>
        <vt:i4>0</vt:i4>
      </vt:variant>
      <vt:variant>
        <vt:i4>5</vt:i4>
      </vt:variant>
      <vt:variant>
        <vt:lpwstr>https://www.facebook.com/sebraesp</vt:lpwstr>
      </vt:variant>
      <vt:variant>
        <vt:lpwstr/>
      </vt:variant>
      <vt:variant>
        <vt:i4>2359376</vt:i4>
      </vt:variant>
      <vt:variant>
        <vt:i4>39</vt:i4>
      </vt:variant>
      <vt:variant>
        <vt:i4>0</vt:i4>
      </vt:variant>
      <vt:variant>
        <vt:i4>5</vt:i4>
      </vt:variant>
      <vt:variant>
        <vt:lpwstr>https://www.amazon.com.br/poder-do-h%C3%A1bito-Charles-Duhigg/dp/8539004119/ref=sr_1_1?adgrpid=82357661958&amp;gclid=CjwKCAjw2a32BRBXEiwAUcugiGnJyen5uKPYGH-gIVHjDU9Ayr5kmIyScSJ3WJnygX10o5cFeekDFRoCmTEQAvD_BwE&amp;hvadid=426016010282&amp;hvdev=c&amp;hvlocphy=1001766&amp;hvnetw=g&amp;hvqmt=e&amp;hvrand=13041675749275443494&amp;hvtargid=kwd-42874141989&amp;hydadcr=5627_11235151&amp;keywords=o+poder+do+h%C3%A1bito&amp;qid=1590425162&amp;sr=8-1</vt:lpwstr>
      </vt:variant>
      <vt:variant>
        <vt:lpwstr/>
      </vt:variant>
      <vt:variant>
        <vt:i4>196641</vt:i4>
      </vt:variant>
      <vt:variant>
        <vt:i4>36</vt:i4>
      </vt:variant>
      <vt:variant>
        <vt:i4>0</vt:i4>
      </vt:variant>
      <vt:variant>
        <vt:i4>5</vt:i4>
      </vt:variant>
      <vt:variant>
        <vt:lpwstr>https://www.amazon.com.br/Pessoas-resultado-Descubra-destacar-bem-sucedido/dp/8545201583/ref=sr_1_1?adgrpid=78057820061&amp;gclid=CjwKCAjwtqj2BRBYEiwAqfzur4PxqSOdPvYP7XXh2lDnnYLHCrwTX9xOaI00qsQPeikkbBrPnXYjYRoC3CMQAvD_BwE&amp;hvadid=426015979601&amp;hvdev=c&amp;hvlocphy=1001766&amp;hvnetw=g&amp;hvqmt=e&amp;hvrand=16814654282342694049&amp;hvtargid=kwd-482276209853&amp;hydadcr=5651_11235180&amp;keywords=pessoas+de+resultado&amp;qid=1590346743&amp;sr=8-1</vt:lpwstr>
      </vt:variant>
      <vt:variant>
        <vt:lpwstr/>
      </vt:variant>
      <vt:variant>
        <vt:i4>6291475</vt:i4>
      </vt:variant>
      <vt:variant>
        <vt:i4>33</vt:i4>
      </vt:variant>
      <vt:variant>
        <vt:i4>0</vt:i4>
      </vt:variant>
      <vt:variant>
        <vt:i4>5</vt:i4>
      </vt:variant>
      <vt:variant>
        <vt:lpwstr>https://www.amazon.com.br/Sonho-grande-Cristiane-Correa/dp/8575429108/ref=sr_1_1?adgrpid=83820520920&amp;gclid=CjwKCAjwtqj2BRBYEiwAqfzur5flNfw7KG-SyZfo-lZWFnlsOtpXGOrhyTzXhV9WCh289movAzbPrhoCP-YQAvD_BwE&amp;hvadid=426015454076&amp;hvdev=c&amp;hvlocphy=1001766&amp;hvnetw=g&amp;hvqmt=e&amp;hvrand=18295398651937319160&amp;hvtargid=kwd-305882742387&amp;hydadcr=5622_11235116&amp;keywords=sonho+grande&amp;qid=1590346672&amp;sr=8-1</vt:lpwstr>
      </vt:variant>
      <vt:variant>
        <vt:lpwstr/>
      </vt:variant>
      <vt:variant>
        <vt:i4>65617</vt:i4>
      </vt:variant>
      <vt:variant>
        <vt:i4>30</vt:i4>
      </vt:variant>
      <vt:variant>
        <vt:i4>0</vt:i4>
      </vt:variant>
      <vt:variant>
        <vt:i4>5</vt:i4>
      </vt:variant>
      <vt:variant>
        <vt:lpwstr>https://www.amazon.com.br/s/ref=dp_byline_sr_book_1?ie=UTF8&amp;field-author=Michael+E.+Gerber&amp;text=Michael+E.+Gerber&amp;sort=relevancerank&amp;search-alias=stripbooks</vt:lpwstr>
      </vt:variant>
      <vt:variant>
        <vt:lpwstr/>
      </vt:variant>
      <vt:variant>
        <vt:i4>1048586</vt:i4>
      </vt:variant>
      <vt:variant>
        <vt:i4>27</vt:i4>
      </vt:variant>
      <vt:variant>
        <vt:i4>0</vt:i4>
      </vt:variant>
      <vt:variant>
        <vt:i4>5</vt:i4>
      </vt:variant>
      <vt:variant>
        <vt:lpwstr>C:\Users\Junior\Downloads\cms_files_6588_1425317797Endeavor-5_Conselhos_para_se_tornar_um_Empreendedor_de_Alto_Impacto (1).pdf</vt:lpwstr>
      </vt:variant>
      <vt:variant>
        <vt:lpwstr/>
      </vt:variant>
      <vt:variant>
        <vt:i4>524364</vt:i4>
      </vt:variant>
      <vt:variant>
        <vt:i4>24</vt:i4>
      </vt:variant>
      <vt:variant>
        <vt:i4>0</vt:i4>
      </vt:variant>
      <vt:variant>
        <vt:i4>5</vt:i4>
      </vt:variant>
      <vt:variant>
        <vt:lpwstr>https://m.sebrae.com.br/sites/PortalSebrae/bis/o-que-e-ser-empreendedor,ad17080a3e107410VgnVCM1000003b74010aRCRD</vt:lpwstr>
      </vt:variant>
      <vt:variant>
        <vt:lpwstr/>
      </vt:variant>
      <vt:variant>
        <vt:i4>3539044</vt:i4>
      </vt:variant>
      <vt:variant>
        <vt:i4>21</vt:i4>
      </vt:variant>
      <vt:variant>
        <vt:i4>0</vt:i4>
      </vt:variant>
      <vt:variant>
        <vt:i4>5</vt:i4>
      </vt:variant>
      <vt:variant>
        <vt:lpwstr>https://bit.ly/3h1mQTJ</vt:lpwstr>
      </vt:variant>
      <vt:variant>
        <vt:lpwstr/>
      </vt:variant>
      <vt:variant>
        <vt:i4>3539044</vt:i4>
      </vt:variant>
      <vt:variant>
        <vt:i4>18</vt:i4>
      </vt:variant>
      <vt:variant>
        <vt:i4>0</vt:i4>
      </vt:variant>
      <vt:variant>
        <vt:i4>5</vt:i4>
      </vt:variant>
      <vt:variant>
        <vt:lpwstr>https://bit.ly/3h1mQTJ</vt:lpwstr>
      </vt:variant>
      <vt:variant>
        <vt:lpwstr/>
      </vt:variant>
      <vt:variant>
        <vt:i4>3539044</vt:i4>
      </vt:variant>
      <vt:variant>
        <vt:i4>15</vt:i4>
      </vt:variant>
      <vt:variant>
        <vt:i4>0</vt:i4>
      </vt:variant>
      <vt:variant>
        <vt:i4>5</vt:i4>
      </vt:variant>
      <vt:variant>
        <vt:lpwstr>https://bit.ly/3h1mQTJ</vt:lpwstr>
      </vt:variant>
      <vt:variant>
        <vt:lpwstr/>
      </vt:variant>
      <vt:variant>
        <vt:i4>1507405</vt:i4>
      </vt:variant>
      <vt:variant>
        <vt:i4>9</vt:i4>
      </vt:variant>
      <vt:variant>
        <vt:i4>0</vt:i4>
      </vt:variant>
      <vt:variant>
        <vt:i4>5</vt:i4>
      </vt:variant>
      <vt:variant>
        <vt:lpwstr>https://www.shutterstock.com/pt/</vt:lpwstr>
      </vt:variant>
      <vt:variant>
        <vt:lpwstr/>
      </vt:variant>
      <vt:variant>
        <vt:i4>7208995</vt:i4>
      </vt:variant>
      <vt:variant>
        <vt:i4>6</vt:i4>
      </vt:variant>
      <vt:variant>
        <vt:i4>0</vt:i4>
      </vt:variant>
      <vt:variant>
        <vt:i4>5</vt:i4>
      </vt:variant>
      <vt:variant>
        <vt:lpwstr>https://www.gettyimages.pt/</vt:lpwstr>
      </vt:variant>
      <vt:variant>
        <vt:lpwstr/>
      </vt:variant>
      <vt:variant>
        <vt:i4>1966149</vt:i4>
      </vt:variant>
      <vt:variant>
        <vt:i4>3</vt:i4>
      </vt:variant>
      <vt:variant>
        <vt:i4>0</vt:i4>
      </vt:variant>
      <vt:variant>
        <vt:i4>5</vt:i4>
      </vt:variant>
      <vt:variant>
        <vt:lpwstr>https://www.shutterstock.com/g/RaulAlmu?sort=popular</vt:lpwstr>
      </vt:variant>
      <vt:variant>
        <vt:lpwstr/>
      </vt:variant>
      <vt:variant>
        <vt:i4>4980813</vt:i4>
      </vt:variant>
      <vt:variant>
        <vt:i4>0</vt:i4>
      </vt:variant>
      <vt:variant>
        <vt:i4>0</vt:i4>
      </vt:variant>
      <vt:variant>
        <vt:i4>5</vt:i4>
      </vt:variant>
      <vt:variant>
        <vt:lpwstr>https://www.shutterstock.com/pt/g/GoodStudio</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Luyane Santos Cardoso Reinaldo</dc:creator>
  <cp:lastModifiedBy>User</cp:lastModifiedBy>
  <cp:revision>2</cp:revision>
  <dcterms:created xsi:type="dcterms:W3CDTF">2020-08-24T16:02:00Z</dcterms:created>
  <dcterms:modified xsi:type="dcterms:W3CDTF">2020-08-24T16:02:00Z</dcterms:modified>
</cp:coreProperties>
</file>